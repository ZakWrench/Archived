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1307" w:rsidRPr="00F61307" w:rsidRDefault="00F61307" w:rsidP="00F61307">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61307">
        <w:rPr>
          <w:rFonts w:ascii="Times New Roman" w:eastAsia="Times New Roman" w:hAnsi="Times New Roman" w:cs="Times New Roman"/>
          <w:b/>
          <w:bCs/>
          <w:kern w:val="36"/>
          <w:sz w:val="48"/>
          <w:szCs w:val="48"/>
        </w:rPr>
        <w:t>Reduce JavaScript execution time</w:t>
      </w:r>
    </w:p>
    <w:p w:rsidR="00F61307" w:rsidRPr="00F61307" w:rsidRDefault="00F61307" w:rsidP="00F61307">
      <w:pPr>
        <w:spacing w:after="0" w:line="240" w:lineRule="auto"/>
        <w:rPr>
          <w:rFonts w:ascii="Times New Roman" w:eastAsia="Times New Roman" w:hAnsi="Times New Roman" w:cs="Times New Roman"/>
          <w:sz w:val="24"/>
          <w:szCs w:val="24"/>
        </w:rPr>
      </w:pPr>
      <w:r w:rsidRPr="00F61307">
        <w:rPr>
          <w:rFonts w:ascii="Times New Roman" w:eastAsia="Times New Roman" w:hAnsi="Times New Roman" w:cs="Times New Roman"/>
          <w:sz w:val="24"/>
          <w:szCs w:val="24"/>
        </w:rPr>
        <w:t>May 2, 2019 • Updated Oct 4, 2019</w:t>
      </w:r>
    </w:p>
    <w:p w:rsidR="00F61307" w:rsidRPr="00F61307" w:rsidRDefault="00F61307" w:rsidP="00F61307">
      <w:pPr>
        <w:spacing w:after="0" w:line="240" w:lineRule="auto"/>
        <w:rPr>
          <w:rFonts w:ascii="Times New Roman" w:eastAsia="Times New Roman" w:hAnsi="Times New Roman" w:cs="Times New Roman"/>
          <w:sz w:val="24"/>
          <w:szCs w:val="24"/>
        </w:rPr>
      </w:pPr>
      <w:r w:rsidRPr="00F61307">
        <w:rPr>
          <w:rFonts w:ascii="Times New Roman" w:eastAsia="Times New Roman" w:hAnsi="Times New Roman" w:cs="Times New Roman"/>
          <w:sz w:val="24"/>
          <w:szCs w:val="24"/>
        </w:rPr>
        <w:t xml:space="preserve">Appears in: </w:t>
      </w:r>
      <w:hyperlink r:id="rId5" w:history="1">
        <w:r w:rsidRPr="00F61307">
          <w:rPr>
            <w:rFonts w:ascii="Times New Roman" w:eastAsia="Times New Roman" w:hAnsi="Times New Roman" w:cs="Times New Roman"/>
            <w:color w:val="0000FF"/>
            <w:sz w:val="24"/>
            <w:szCs w:val="24"/>
            <w:u w:val="single"/>
          </w:rPr>
          <w:t>Performance audits</w:t>
        </w:r>
      </w:hyperlink>
    </w:p>
    <w:p w:rsidR="00F61307" w:rsidRPr="00F61307" w:rsidRDefault="00F61307" w:rsidP="00F61307">
      <w:pPr>
        <w:spacing w:before="100" w:beforeAutospacing="1" w:after="100" w:afterAutospacing="1" w:line="240" w:lineRule="auto"/>
        <w:rPr>
          <w:rFonts w:ascii="Times New Roman" w:eastAsia="Times New Roman" w:hAnsi="Times New Roman" w:cs="Times New Roman"/>
          <w:sz w:val="24"/>
          <w:szCs w:val="24"/>
        </w:rPr>
      </w:pPr>
      <w:r w:rsidRPr="00F61307">
        <w:rPr>
          <w:rFonts w:ascii="Times New Roman" w:eastAsia="Times New Roman" w:hAnsi="Times New Roman" w:cs="Times New Roman"/>
          <w:sz w:val="24"/>
          <w:szCs w:val="24"/>
        </w:rPr>
        <w:t>When your JavaScript takes a long time to execute, it slows down your page performance in several ways:</w:t>
      </w:r>
    </w:p>
    <w:p w:rsidR="00F61307" w:rsidRPr="00F61307" w:rsidRDefault="00F61307" w:rsidP="00F6130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61307">
        <w:rPr>
          <w:rFonts w:ascii="Times New Roman" w:eastAsia="Times New Roman" w:hAnsi="Times New Roman" w:cs="Times New Roman"/>
          <w:b/>
          <w:bCs/>
          <w:sz w:val="24"/>
          <w:szCs w:val="24"/>
        </w:rPr>
        <w:t>Network cost</w:t>
      </w:r>
    </w:p>
    <w:p w:rsidR="00F61307" w:rsidRPr="00F61307" w:rsidRDefault="00F61307" w:rsidP="00F61307">
      <w:pPr>
        <w:spacing w:before="100" w:beforeAutospacing="1" w:after="100" w:afterAutospacing="1" w:line="240" w:lineRule="auto"/>
        <w:ind w:left="720"/>
        <w:rPr>
          <w:rFonts w:ascii="Times New Roman" w:eastAsia="Times New Roman" w:hAnsi="Times New Roman" w:cs="Times New Roman"/>
          <w:sz w:val="24"/>
          <w:szCs w:val="24"/>
        </w:rPr>
      </w:pPr>
      <w:r w:rsidRPr="00F61307">
        <w:rPr>
          <w:rFonts w:ascii="Times New Roman" w:eastAsia="Times New Roman" w:hAnsi="Times New Roman" w:cs="Times New Roman"/>
          <w:sz w:val="24"/>
          <w:szCs w:val="24"/>
        </w:rPr>
        <w:t xml:space="preserve">More bytes </w:t>
      </w:r>
      <w:proofErr w:type="gramStart"/>
      <w:r w:rsidRPr="00F61307">
        <w:rPr>
          <w:rFonts w:ascii="Times New Roman" w:eastAsia="Times New Roman" w:hAnsi="Times New Roman" w:cs="Times New Roman"/>
          <w:sz w:val="24"/>
          <w:szCs w:val="24"/>
        </w:rPr>
        <w:t>equals</w:t>
      </w:r>
      <w:proofErr w:type="gramEnd"/>
      <w:r w:rsidRPr="00F61307">
        <w:rPr>
          <w:rFonts w:ascii="Times New Roman" w:eastAsia="Times New Roman" w:hAnsi="Times New Roman" w:cs="Times New Roman"/>
          <w:sz w:val="24"/>
          <w:szCs w:val="24"/>
        </w:rPr>
        <w:t xml:space="preserve"> longer download times.</w:t>
      </w:r>
    </w:p>
    <w:p w:rsidR="00F61307" w:rsidRPr="00F61307" w:rsidRDefault="00F61307" w:rsidP="00F6130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61307">
        <w:rPr>
          <w:rFonts w:ascii="Times New Roman" w:eastAsia="Times New Roman" w:hAnsi="Times New Roman" w:cs="Times New Roman"/>
          <w:b/>
          <w:bCs/>
          <w:sz w:val="24"/>
          <w:szCs w:val="24"/>
        </w:rPr>
        <w:t>Parse and compile cost</w:t>
      </w:r>
    </w:p>
    <w:p w:rsidR="00F61307" w:rsidRPr="00F61307" w:rsidRDefault="00F61307" w:rsidP="00F61307">
      <w:pPr>
        <w:spacing w:before="100" w:beforeAutospacing="1" w:after="100" w:afterAutospacing="1" w:line="240" w:lineRule="auto"/>
        <w:ind w:left="720"/>
        <w:rPr>
          <w:rFonts w:ascii="Times New Roman" w:eastAsia="Times New Roman" w:hAnsi="Times New Roman" w:cs="Times New Roman"/>
          <w:sz w:val="24"/>
          <w:szCs w:val="24"/>
        </w:rPr>
      </w:pPr>
      <w:r w:rsidRPr="00F61307">
        <w:rPr>
          <w:rFonts w:ascii="Times New Roman" w:eastAsia="Times New Roman" w:hAnsi="Times New Roman" w:cs="Times New Roman"/>
          <w:sz w:val="24"/>
          <w:szCs w:val="24"/>
        </w:rPr>
        <w:t>JavaScript gets parsed and compiled on the main thread. When the main thread is busy, the page can't respond to user input.</w:t>
      </w:r>
    </w:p>
    <w:p w:rsidR="00F61307" w:rsidRPr="00F61307" w:rsidRDefault="00F61307" w:rsidP="00F6130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61307">
        <w:rPr>
          <w:rFonts w:ascii="Times New Roman" w:eastAsia="Times New Roman" w:hAnsi="Times New Roman" w:cs="Times New Roman"/>
          <w:b/>
          <w:bCs/>
          <w:sz w:val="24"/>
          <w:szCs w:val="24"/>
        </w:rPr>
        <w:t>Execution cost</w:t>
      </w:r>
    </w:p>
    <w:p w:rsidR="00F61307" w:rsidRPr="00F61307" w:rsidRDefault="00F61307" w:rsidP="00F61307">
      <w:pPr>
        <w:spacing w:before="100" w:beforeAutospacing="1" w:after="100" w:afterAutospacing="1" w:line="240" w:lineRule="auto"/>
        <w:ind w:left="720"/>
        <w:rPr>
          <w:rFonts w:ascii="Times New Roman" w:eastAsia="Times New Roman" w:hAnsi="Times New Roman" w:cs="Times New Roman"/>
          <w:sz w:val="24"/>
          <w:szCs w:val="24"/>
        </w:rPr>
      </w:pPr>
      <w:r w:rsidRPr="00F61307">
        <w:rPr>
          <w:rFonts w:ascii="Times New Roman" w:eastAsia="Times New Roman" w:hAnsi="Times New Roman" w:cs="Times New Roman"/>
          <w:sz w:val="24"/>
          <w:szCs w:val="24"/>
        </w:rPr>
        <w:t xml:space="preserve">JavaScript is also executed on the main thread. If your page runs a lot of code before it's really needed, that also delays your </w:t>
      </w:r>
      <w:hyperlink r:id="rId6" w:history="1">
        <w:r w:rsidRPr="00F61307">
          <w:rPr>
            <w:rFonts w:ascii="Times New Roman" w:eastAsia="Times New Roman" w:hAnsi="Times New Roman" w:cs="Times New Roman"/>
            <w:color w:val="0000FF"/>
            <w:sz w:val="24"/>
            <w:szCs w:val="24"/>
            <w:u w:val="single"/>
          </w:rPr>
          <w:t>Time To Interactive</w:t>
        </w:r>
      </w:hyperlink>
      <w:r w:rsidRPr="00F61307">
        <w:rPr>
          <w:rFonts w:ascii="Times New Roman" w:eastAsia="Times New Roman" w:hAnsi="Times New Roman" w:cs="Times New Roman"/>
          <w:sz w:val="24"/>
          <w:szCs w:val="24"/>
        </w:rPr>
        <w:t>, which is one of the key metrics related to how users perceive your page speed.</w:t>
      </w:r>
    </w:p>
    <w:p w:rsidR="00F61307" w:rsidRPr="00F61307" w:rsidRDefault="00F61307" w:rsidP="00F6130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61307">
        <w:rPr>
          <w:rFonts w:ascii="Times New Roman" w:eastAsia="Times New Roman" w:hAnsi="Times New Roman" w:cs="Times New Roman"/>
          <w:b/>
          <w:bCs/>
          <w:sz w:val="24"/>
          <w:szCs w:val="24"/>
        </w:rPr>
        <w:t>Memory cost</w:t>
      </w:r>
    </w:p>
    <w:p w:rsidR="00F61307" w:rsidRPr="00F61307" w:rsidRDefault="00F61307" w:rsidP="00F61307">
      <w:pPr>
        <w:spacing w:before="100" w:beforeAutospacing="1" w:after="100" w:afterAutospacing="1" w:line="240" w:lineRule="auto"/>
        <w:ind w:left="720"/>
        <w:rPr>
          <w:rFonts w:ascii="Times New Roman" w:eastAsia="Times New Roman" w:hAnsi="Times New Roman" w:cs="Times New Roman"/>
          <w:sz w:val="24"/>
          <w:szCs w:val="24"/>
        </w:rPr>
      </w:pPr>
      <w:r w:rsidRPr="00F61307">
        <w:rPr>
          <w:rFonts w:ascii="Times New Roman" w:eastAsia="Times New Roman" w:hAnsi="Times New Roman" w:cs="Times New Roman"/>
          <w:sz w:val="24"/>
          <w:szCs w:val="24"/>
        </w:rPr>
        <w:t>If your JavaScript holds on to a lot of references, it can potentially consume a lot of memory. Pages appear janky or slow when they consume a lot of memory. Memory leaks can cause your page to freeze up completely.</w:t>
      </w:r>
    </w:p>
    <w:p w:rsidR="00F61307" w:rsidRPr="00F61307" w:rsidRDefault="00F61307" w:rsidP="00F61307">
      <w:pPr>
        <w:spacing w:before="100" w:beforeAutospacing="1" w:after="100" w:afterAutospacing="1" w:line="240" w:lineRule="auto"/>
        <w:outlineLvl w:val="1"/>
        <w:rPr>
          <w:rFonts w:ascii="Times New Roman" w:eastAsia="Times New Roman" w:hAnsi="Times New Roman" w:cs="Times New Roman"/>
          <w:b/>
          <w:bCs/>
          <w:sz w:val="36"/>
          <w:szCs w:val="36"/>
        </w:rPr>
      </w:pPr>
      <w:r w:rsidRPr="00F61307">
        <w:rPr>
          <w:rFonts w:ascii="Times New Roman" w:eastAsia="Times New Roman" w:hAnsi="Times New Roman" w:cs="Times New Roman"/>
          <w:b/>
          <w:bCs/>
          <w:sz w:val="36"/>
          <w:szCs w:val="36"/>
        </w:rPr>
        <w:t xml:space="preserve">How the Lighthouse JavaScript execution time audit fails </w:t>
      </w:r>
      <w:hyperlink r:id="rId7" w:anchor="how-the-lighthouse-javascript-execution-time-audit-fails" w:history="1">
        <w:r w:rsidRPr="00F61307">
          <w:rPr>
            <w:rFonts w:ascii="Times New Roman" w:eastAsia="Times New Roman" w:hAnsi="Times New Roman" w:cs="Times New Roman"/>
            <w:b/>
            <w:bCs/>
            <w:color w:val="0000FF"/>
            <w:sz w:val="36"/>
            <w:szCs w:val="36"/>
            <w:u w:val="single"/>
          </w:rPr>
          <w:t>#</w:t>
        </w:r>
      </w:hyperlink>
    </w:p>
    <w:p w:rsidR="00F61307" w:rsidRPr="00F61307" w:rsidRDefault="00F61307" w:rsidP="00F61307">
      <w:pPr>
        <w:spacing w:before="100" w:beforeAutospacing="1" w:after="100" w:afterAutospacing="1" w:line="240" w:lineRule="auto"/>
        <w:rPr>
          <w:rFonts w:ascii="Times New Roman" w:eastAsia="Times New Roman" w:hAnsi="Times New Roman" w:cs="Times New Roman"/>
          <w:sz w:val="24"/>
          <w:szCs w:val="24"/>
        </w:rPr>
      </w:pPr>
      <w:hyperlink r:id="rId8" w:history="1">
        <w:r w:rsidRPr="00F61307">
          <w:rPr>
            <w:rFonts w:ascii="Times New Roman" w:eastAsia="Times New Roman" w:hAnsi="Times New Roman" w:cs="Times New Roman"/>
            <w:color w:val="0000FF"/>
            <w:sz w:val="24"/>
            <w:szCs w:val="24"/>
            <w:u w:val="single"/>
          </w:rPr>
          <w:t>Lighthouse</w:t>
        </w:r>
      </w:hyperlink>
      <w:r w:rsidRPr="00F61307">
        <w:rPr>
          <w:rFonts w:ascii="Times New Roman" w:eastAsia="Times New Roman" w:hAnsi="Times New Roman" w:cs="Times New Roman"/>
          <w:sz w:val="24"/>
          <w:szCs w:val="24"/>
        </w:rPr>
        <w:t xml:space="preserve"> shows a warning when JavaScript execution takes longer than 2 seconds. The audit fails when execution takes longer than 3.5 seconds:</w:t>
      </w:r>
    </w:p>
    <w:p w:rsidR="00F61307" w:rsidRPr="00F61307" w:rsidRDefault="00F61307" w:rsidP="00F61307">
      <w:pPr>
        <w:spacing w:after="0" w:line="240" w:lineRule="auto"/>
        <w:rPr>
          <w:rFonts w:ascii="Times New Roman" w:eastAsia="Times New Roman" w:hAnsi="Times New Roman" w:cs="Times New Roman"/>
          <w:sz w:val="24"/>
          <w:szCs w:val="24"/>
        </w:rPr>
      </w:pPr>
      <w:r w:rsidRPr="00F61307">
        <w:rPr>
          <w:rFonts w:ascii="Times New Roman" w:eastAsia="Times New Roman" w:hAnsi="Times New Roman" w:cs="Times New Roman"/>
          <w:noProof/>
          <w:sz w:val="24"/>
          <w:szCs w:val="24"/>
        </w:rPr>
        <w:lastRenderedPageBreak/>
        <w:drawing>
          <wp:inline distT="0" distB="0" distL="0" distR="0">
            <wp:extent cx="7617460" cy="3061335"/>
            <wp:effectExtent l="0" t="0" r="2540" b="5715"/>
            <wp:docPr id="1" name="Picture 1" descr="A screenshot of the Lighthouse Reduce JavaScript execution time au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the Lighthouse Reduce JavaScript execution time aud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7460" cy="3061335"/>
                    </a:xfrm>
                    <a:prstGeom prst="rect">
                      <a:avLst/>
                    </a:prstGeom>
                    <a:noFill/>
                    <a:ln>
                      <a:noFill/>
                    </a:ln>
                  </pic:spPr>
                </pic:pic>
              </a:graphicData>
            </a:graphic>
          </wp:inline>
        </w:drawing>
      </w:r>
    </w:p>
    <w:p w:rsidR="00F61307" w:rsidRPr="00F61307" w:rsidRDefault="00F61307" w:rsidP="00F61307">
      <w:pPr>
        <w:spacing w:before="100" w:beforeAutospacing="1" w:after="100" w:afterAutospacing="1" w:line="240" w:lineRule="auto"/>
        <w:rPr>
          <w:rFonts w:ascii="Times New Roman" w:eastAsia="Times New Roman" w:hAnsi="Times New Roman" w:cs="Times New Roman"/>
          <w:sz w:val="24"/>
          <w:szCs w:val="24"/>
        </w:rPr>
      </w:pPr>
      <w:r w:rsidRPr="00F61307">
        <w:rPr>
          <w:rFonts w:ascii="Times New Roman" w:eastAsia="Times New Roman" w:hAnsi="Times New Roman" w:cs="Times New Roman"/>
          <w:sz w:val="24"/>
          <w:szCs w:val="24"/>
        </w:rPr>
        <w:t>To help you identify the biggest contributors to execution time, Lighthouse reports the time spent executing, evaluating, and parsing each JavaScript file that your page loads.</w:t>
      </w:r>
    </w:p>
    <w:p w:rsidR="00F61307" w:rsidRPr="00F61307" w:rsidRDefault="00F61307" w:rsidP="00F61307">
      <w:pPr>
        <w:spacing w:before="100" w:beforeAutospacing="1" w:after="100" w:afterAutospacing="1" w:line="240" w:lineRule="auto"/>
        <w:rPr>
          <w:rFonts w:ascii="Times New Roman" w:eastAsia="Times New Roman" w:hAnsi="Times New Roman" w:cs="Times New Roman"/>
          <w:sz w:val="24"/>
          <w:szCs w:val="24"/>
        </w:rPr>
      </w:pPr>
      <w:r w:rsidRPr="00F61307">
        <w:rPr>
          <w:rFonts w:ascii="Times New Roman" w:eastAsia="Times New Roman" w:hAnsi="Times New Roman" w:cs="Times New Roman"/>
          <w:sz w:val="24"/>
          <w:szCs w:val="24"/>
        </w:rPr>
        <w:t xml:space="preserve">See the </w:t>
      </w:r>
      <w:hyperlink r:id="rId10" w:history="1">
        <w:r w:rsidRPr="00F61307">
          <w:rPr>
            <w:rFonts w:ascii="Times New Roman" w:eastAsia="Times New Roman" w:hAnsi="Times New Roman" w:cs="Times New Roman"/>
            <w:color w:val="0000FF"/>
            <w:sz w:val="24"/>
            <w:szCs w:val="24"/>
            <w:u w:val="single"/>
          </w:rPr>
          <w:t>Lighthouse performance scoring</w:t>
        </w:r>
      </w:hyperlink>
      <w:r w:rsidRPr="00F61307">
        <w:rPr>
          <w:rFonts w:ascii="Times New Roman" w:eastAsia="Times New Roman" w:hAnsi="Times New Roman" w:cs="Times New Roman"/>
          <w:sz w:val="24"/>
          <w:szCs w:val="24"/>
        </w:rPr>
        <w:t xml:space="preserve"> post to learn how your page's overall performance score is calculated.</w:t>
      </w:r>
    </w:p>
    <w:p w:rsidR="00F61307" w:rsidRPr="00F61307" w:rsidRDefault="00F61307" w:rsidP="00F61307">
      <w:pPr>
        <w:spacing w:before="100" w:beforeAutospacing="1" w:after="100" w:afterAutospacing="1" w:line="240" w:lineRule="auto"/>
        <w:outlineLvl w:val="1"/>
        <w:rPr>
          <w:rFonts w:ascii="Times New Roman" w:eastAsia="Times New Roman" w:hAnsi="Times New Roman" w:cs="Times New Roman"/>
          <w:b/>
          <w:bCs/>
          <w:sz w:val="36"/>
          <w:szCs w:val="36"/>
        </w:rPr>
      </w:pPr>
      <w:r w:rsidRPr="00F61307">
        <w:rPr>
          <w:rFonts w:ascii="Times New Roman" w:eastAsia="Times New Roman" w:hAnsi="Times New Roman" w:cs="Times New Roman"/>
          <w:b/>
          <w:bCs/>
          <w:sz w:val="36"/>
          <w:szCs w:val="36"/>
        </w:rPr>
        <w:t xml:space="preserve">How to speed up JavaScript execution </w:t>
      </w:r>
      <w:hyperlink r:id="rId11" w:anchor="how-to-speed-up-javascript-execution" w:history="1">
        <w:r w:rsidRPr="00F61307">
          <w:rPr>
            <w:rFonts w:ascii="Times New Roman" w:eastAsia="Times New Roman" w:hAnsi="Times New Roman" w:cs="Times New Roman"/>
            <w:b/>
            <w:bCs/>
            <w:color w:val="0000FF"/>
            <w:sz w:val="36"/>
            <w:szCs w:val="36"/>
            <w:u w:val="single"/>
          </w:rPr>
          <w:t>#</w:t>
        </w:r>
      </w:hyperlink>
    </w:p>
    <w:p w:rsidR="00F61307" w:rsidRPr="00F61307" w:rsidRDefault="00F61307" w:rsidP="00F61307">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12" w:history="1">
        <w:r w:rsidRPr="00F61307">
          <w:rPr>
            <w:rFonts w:ascii="Times New Roman" w:eastAsia="Times New Roman" w:hAnsi="Times New Roman" w:cs="Times New Roman"/>
            <w:color w:val="0000FF"/>
            <w:sz w:val="24"/>
            <w:szCs w:val="24"/>
            <w:u w:val="single"/>
          </w:rPr>
          <w:t>Only send the code that your users need by implementing code splitting</w:t>
        </w:r>
      </w:hyperlink>
      <w:r w:rsidRPr="00F61307">
        <w:rPr>
          <w:rFonts w:ascii="Times New Roman" w:eastAsia="Times New Roman" w:hAnsi="Times New Roman" w:cs="Times New Roman"/>
          <w:sz w:val="24"/>
          <w:szCs w:val="24"/>
        </w:rPr>
        <w:t>.</w:t>
      </w:r>
    </w:p>
    <w:p w:rsidR="00F61307" w:rsidRPr="00F61307" w:rsidRDefault="00F61307" w:rsidP="00F61307">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13" w:history="1">
        <w:r w:rsidRPr="00F61307">
          <w:rPr>
            <w:rFonts w:ascii="Times New Roman" w:eastAsia="Times New Roman" w:hAnsi="Times New Roman" w:cs="Times New Roman"/>
            <w:color w:val="0000FF"/>
            <w:sz w:val="24"/>
            <w:szCs w:val="24"/>
            <w:u w:val="single"/>
          </w:rPr>
          <w:t>Minify and compress your code</w:t>
        </w:r>
      </w:hyperlink>
      <w:r w:rsidRPr="00F61307">
        <w:rPr>
          <w:rFonts w:ascii="Times New Roman" w:eastAsia="Times New Roman" w:hAnsi="Times New Roman" w:cs="Times New Roman"/>
          <w:sz w:val="24"/>
          <w:szCs w:val="24"/>
        </w:rPr>
        <w:t>.</w:t>
      </w:r>
    </w:p>
    <w:p w:rsidR="00F61307" w:rsidRPr="00F61307" w:rsidRDefault="00F61307" w:rsidP="00F61307">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14" w:history="1">
        <w:r w:rsidRPr="00F61307">
          <w:rPr>
            <w:rFonts w:ascii="Times New Roman" w:eastAsia="Times New Roman" w:hAnsi="Times New Roman" w:cs="Times New Roman"/>
            <w:color w:val="0000FF"/>
            <w:sz w:val="24"/>
            <w:szCs w:val="24"/>
            <w:u w:val="single"/>
          </w:rPr>
          <w:t>Remove unused code</w:t>
        </w:r>
      </w:hyperlink>
      <w:r w:rsidRPr="00F61307">
        <w:rPr>
          <w:rFonts w:ascii="Times New Roman" w:eastAsia="Times New Roman" w:hAnsi="Times New Roman" w:cs="Times New Roman"/>
          <w:sz w:val="24"/>
          <w:szCs w:val="24"/>
        </w:rPr>
        <w:t>.</w:t>
      </w:r>
    </w:p>
    <w:p w:rsidR="00F61307" w:rsidRPr="00F61307" w:rsidRDefault="00F61307" w:rsidP="00F61307">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15" w:history="1">
        <w:r w:rsidRPr="00F61307">
          <w:rPr>
            <w:rFonts w:ascii="Times New Roman" w:eastAsia="Times New Roman" w:hAnsi="Times New Roman" w:cs="Times New Roman"/>
            <w:color w:val="0000FF"/>
            <w:sz w:val="24"/>
            <w:szCs w:val="24"/>
            <w:u w:val="single"/>
          </w:rPr>
          <w:t>Reduce network trips by caching your code with the PRPL pattern</w:t>
        </w:r>
      </w:hyperlink>
      <w:r w:rsidRPr="00F61307">
        <w:rPr>
          <w:rFonts w:ascii="Times New Roman" w:eastAsia="Times New Roman" w:hAnsi="Times New Roman" w:cs="Times New Roman"/>
          <w:sz w:val="24"/>
          <w:szCs w:val="24"/>
        </w:rPr>
        <w:t>.</w:t>
      </w:r>
    </w:p>
    <w:p w:rsidR="00F61307" w:rsidRPr="00F61307" w:rsidRDefault="00F61307" w:rsidP="00F61307">
      <w:p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r w:rsidRPr="00F61307">
        <w:rPr>
          <w:rFonts w:ascii="Times New Roman" w:eastAsia="Times New Roman" w:hAnsi="Times New Roman" w:cs="Times New Roman"/>
          <w:sz w:val="24"/>
          <w:szCs w:val="24"/>
        </w:rPr>
        <w:t xml:space="preserve">For other ways to improve page load, check out the </w:t>
      </w:r>
      <w:hyperlink r:id="rId16" w:history="1">
        <w:r w:rsidRPr="00F61307">
          <w:rPr>
            <w:rFonts w:ascii="Times New Roman" w:eastAsia="Times New Roman" w:hAnsi="Times New Roman" w:cs="Times New Roman"/>
            <w:color w:val="0000FF"/>
            <w:sz w:val="24"/>
            <w:szCs w:val="24"/>
            <w:u w:val="single"/>
          </w:rPr>
          <w:t>Performance audits landing page</w:t>
        </w:r>
      </w:hyperlink>
      <w:r w:rsidRPr="00F61307">
        <w:rPr>
          <w:rFonts w:ascii="Times New Roman" w:eastAsia="Times New Roman" w:hAnsi="Times New Roman" w:cs="Times New Roman"/>
          <w:sz w:val="24"/>
          <w:szCs w:val="24"/>
        </w:rPr>
        <w:t>.</w:t>
      </w:r>
    </w:p>
    <w:p w:rsidR="00F61307" w:rsidRPr="00F61307" w:rsidRDefault="00F61307" w:rsidP="00F61307">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61307">
        <w:rPr>
          <w:rFonts w:ascii="Times New Roman" w:eastAsia="Times New Roman" w:hAnsi="Times New Roman" w:cs="Times New Roman"/>
          <w:b/>
          <w:bCs/>
          <w:kern w:val="36"/>
          <w:sz w:val="48"/>
          <w:szCs w:val="48"/>
        </w:rPr>
        <w:t>Reduce JavaScript payloads with code splitting</w:t>
      </w:r>
    </w:p>
    <w:p w:rsidR="00F61307" w:rsidRPr="00F61307" w:rsidRDefault="00F61307" w:rsidP="00F61307">
      <w:pPr>
        <w:spacing w:after="0" w:line="240" w:lineRule="auto"/>
        <w:rPr>
          <w:rFonts w:ascii="Times New Roman" w:eastAsia="Times New Roman" w:hAnsi="Times New Roman" w:cs="Times New Roman"/>
          <w:sz w:val="24"/>
          <w:szCs w:val="24"/>
        </w:rPr>
      </w:pPr>
      <w:r w:rsidRPr="00F61307">
        <w:rPr>
          <w:rFonts w:ascii="Times New Roman" w:eastAsia="Times New Roman" w:hAnsi="Times New Roman" w:cs="Times New Roman"/>
          <w:sz w:val="24"/>
          <w:szCs w:val="24"/>
        </w:rPr>
        <w:t>Nov 5, 2018</w:t>
      </w:r>
    </w:p>
    <w:p w:rsidR="00F61307" w:rsidRPr="00F61307" w:rsidRDefault="00F61307" w:rsidP="00F61307">
      <w:pPr>
        <w:spacing w:after="0" w:line="240" w:lineRule="auto"/>
        <w:rPr>
          <w:rFonts w:ascii="Times New Roman" w:eastAsia="Times New Roman" w:hAnsi="Times New Roman" w:cs="Times New Roman"/>
          <w:sz w:val="24"/>
          <w:szCs w:val="24"/>
        </w:rPr>
      </w:pPr>
      <w:r w:rsidRPr="00F61307">
        <w:rPr>
          <w:rFonts w:ascii="Times New Roman" w:eastAsia="Times New Roman" w:hAnsi="Times New Roman" w:cs="Times New Roman"/>
          <w:sz w:val="24"/>
          <w:szCs w:val="24"/>
        </w:rPr>
        <w:t xml:space="preserve">Appears in: </w:t>
      </w:r>
      <w:hyperlink r:id="rId17" w:history="1">
        <w:r w:rsidRPr="00F61307">
          <w:rPr>
            <w:rFonts w:ascii="Times New Roman" w:eastAsia="Times New Roman" w:hAnsi="Times New Roman" w:cs="Times New Roman"/>
            <w:color w:val="0000FF"/>
            <w:sz w:val="24"/>
            <w:szCs w:val="24"/>
            <w:u w:val="single"/>
          </w:rPr>
          <w:t>Fast load times</w:t>
        </w:r>
      </w:hyperlink>
    </w:p>
    <w:p w:rsidR="00F61307" w:rsidRPr="00F61307" w:rsidRDefault="00F61307" w:rsidP="00F61307">
      <w:pPr>
        <w:spacing w:after="0" w:line="240" w:lineRule="auto"/>
        <w:rPr>
          <w:rFonts w:ascii="Times New Roman" w:eastAsia="Times New Roman" w:hAnsi="Times New Roman" w:cs="Times New Roman"/>
          <w:sz w:val="24"/>
          <w:szCs w:val="24"/>
        </w:rPr>
      </w:pPr>
      <w:r w:rsidRPr="00F61307">
        <w:rPr>
          <w:rFonts w:ascii="Times New Roman" w:eastAsia="Times New Roman" w:hAnsi="Times New Roman" w:cs="Times New Roman"/>
          <w:noProof/>
          <w:color w:val="0000FF"/>
          <w:sz w:val="24"/>
          <w:szCs w:val="24"/>
        </w:rPr>
        <w:drawing>
          <wp:inline distT="0" distB="0" distL="0" distR="0">
            <wp:extent cx="612140" cy="612140"/>
            <wp:effectExtent l="0" t="0" r="0" b="0"/>
            <wp:docPr id="3" name="Picture 3" descr="Houssein Djirdeh">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ussein Djirdeh">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inline>
        </w:drawing>
      </w:r>
    </w:p>
    <w:p w:rsidR="00F61307" w:rsidRPr="00F61307" w:rsidRDefault="00F61307" w:rsidP="00F61307">
      <w:pPr>
        <w:spacing w:after="0" w:line="240" w:lineRule="auto"/>
        <w:rPr>
          <w:rFonts w:ascii="Times New Roman" w:eastAsia="Times New Roman" w:hAnsi="Times New Roman" w:cs="Times New Roman"/>
          <w:sz w:val="24"/>
          <w:szCs w:val="24"/>
        </w:rPr>
      </w:pPr>
      <w:hyperlink r:id="rId20" w:history="1">
        <w:proofErr w:type="spellStart"/>
        <w:r w:rsidRPr="00F61307">
          <w:rPr>
            <w:rFonts w:ascii="Times New Roman" w:eastAsia="Times New Roman" w:hAnsi="Times New Roman" w:cs="Times New Roman"/>
            <w:i/>
            <w:iCs/>
            <w:color w:val="0000FF"/>
            <w:sz w:val="24"/>
            <w:szCs w:val="24"/>
            <w:u w:val="single"/>
          </w:rPr>
          <w:t>Houssein</w:t>
        </w:r>
        <w:proofErr w:type="spellEnd"/>
        <w:r w:rsidRPr="00F61307">
          <w:rPr>
            <w:rFonts w:ascii="Times New Roman" w:eastAsia="Times New Roman" w:hAnsi="Times New Roman" w:cs="Times New Roman"/>
            <w:i/>
            <w:iCs/>
            <w:color w:val="0000FF"/>
            <w:sz w:val="24"/>
            <w:szCs w:val="24"/>
            <w:u w:val="single"/>
          </w:rPr>
          <w:t xml:space="preserve"> </w:t>
        </w:r>
        <w:proofErr w:type="spellStart"/>
        <w:r w:rsidRPr="00F61307">
          <w:rPr>
            <w:rFonts w:ascii="Times New Roman" w:eastAsia="Times New Roman" w:hAnsi="Times New Roman" w:cs="Times New Roman"/>
            <w:i/>
            <w:iCs/>
            <w:color w:val="0000FF"/>
            <w:sz w:val="24"/>
            <w:szCs w:val="24"/>
            <w:u w:val="single"/>
          </w:rPr>
          <w:t>Djirdeh</w:t>
        </w:r>
        <w:proofErr w:type="spellEnd"/>
      </w:hyperlink>
    </w:p>
    <w:p w:rsidR="00F61307" w:rsidRPr="00F61307" w:rsidRDefault="00F61307" w:rsidP="00F61307">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21" w:history="1">
        <w:r w:rsidRPr="00F61307">
          <w:rPr>
            <w:rFonts w:ascii="Times New Roman" w:eastAsia="Times New Roman" w:hAnsi="Times New Roman" w:cs="Times New Roman"/>
            <w:color w:val="0000FF"/>
            <w:sz w:val="24"/>
            <w:szCs w:val="24"/>
            <w:u w:val="single"/>
          </w:rPr>
          <w:t>Twitter</w:t>
        </w:r>
      </w:hyperlink>
    </w:p>
    <w:p w:rsidR="00F61307" w:rsidRPr="00F61307" w:rsidRDefault="00F61307" w:rsidP="00F61307">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22" w:history="1">
        <w:r w:rsidRPr="00F61307">
          <w:rPr>
            <w:rFonts w:ascii="Times New Roman" w:eastAsia="Times New Roman" w:hAnsi="Times New Roman" w:cs="Times New Roman"/>
            <w:color w:val="0000FF"/>
            <w:sz w:val="24"/>
            <w:szCs w:val="24"/>
            <w:u w:val="single"/>
          </w:rPr>
          <w:t>GitHub</w:t>
        </w:r>
      </w:hyperlink>
    </w:p>
    <w:p w:rsidR="00F61307" w:rsidRPr="00F61307" w:rsidRDefault="00F61307" w:rsidP="00F61307">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23" w:history="1">
        <w:r w:rsidRPr="00F61307">
          <w:rPr>
            <w:rFonts w:ascii="Times New Roman" w:eastAsia="Times New Roman" w:hAnsi="Times New Roman" w:cs="Times New Roman"/>
            <w:color w:val="0000FF"/>
            <w:sz w:val="24"/>
            <w:szCs w:val="24"/>
            <w:u w:val="single"/>
          </w:rPr>
          <w:t>Glitch</w:t>
        </w:r>
      </w:hyperlink>
    </w:p>
    <w:p w:rsidR="00F61307" w:rsidRPr="00F61307" w:rsidRDefault="00F61307" w:rsidP="00F61307">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24" w:history="1">
        <w:r w:rsidRPr="00F61307">
          <w:rPr>
            <w:rFonts w:ascii="Times New Roman" w:eastAsia="Times New Roman" w:hAnsi="Times New Roman" w:cs="Times New Roman"/>
            <w:color w:val="0000FF"/>
            <w:sz w:val="24"/>
            <w:szCs w:val="24"/>
            <w:u w:val="single"/>
          </w:rPr>
          <w:t>Blog</w:t>
        </w:r>
      </w:hyperlink>
    </w:p>
    <w:p w:rsidR="00F61307" w:rsidRPr="00F61307" w:rsidRDefault="00F61307" w:rsidP="00F61307">
      <w:pPr>
        <w:spacing w:before="100" w:beforeAutospacing="1" w:after="100" w:afterAutospacing="1" w:line="240" w:lineRule="auto"/>
        <w:rPr>
          <w:rFonts w:ascii="Times New Roman" w:eastAsia="Times New Roman" w:hAnsi="Times New Roman" w:cs="Times New Roman"/>
          <w:sz w:val="24"/>
          <w:szCs w:val="24"/>
        </w:rPr>
      </w:pPr>
      <w:r w:rsidRPr="00F61307">
        <w:rPr>
          <w:rFonts w:ascii="Times New Roman" w:eastAsia="Times New Roman" w:hAnsi="Times New Roman" w:cs="Times New Roman"/>
          <w:sz w:val="24"/>
          <w:szCs w:val="24"/>
        </w:rPr>
        <w:t xml:space="preserve">Nobody likes waiting. </w:t>
      </w:r>
      <w:hyperlink r:id="rId25" w:history="1">
        <w:r w:rsidRPr="00F61307">
          <w:rPr>
            <w:rFonts w:ascii="Times New Roman" w:eastAsia="Times New Roman" w:hAnsi="Times New Roman" w:cs="Times New Roman"/>
            <w:b/>
            <w:bCs/>
            <w:color w:val="0000FF"/>
            <w:sz w:val="24"/>
            <w:szCs w:val="24"/>
            <w:u w:val="single"/>
          </w:rPr>
          <w:t>Over 50% of users abandon a website if it takes longer than 3 seconds to load</w:t>
        </w:r>
      </w:hyperlink>
      <w:r w:rsidRPr="00F61307">
        <w:rPr>
          <w:rFonts w:ascii="Times New Roman" w:eastAsia="Times New Roman" w:hAnsi="Times New Roman" w:cs="Times New Roman"/>
          <w:sz w:val="24"/>
          <w:szCs w:val="24"/>
        </w:rPr>
        <w:t>.</w:t>
      </w:r>
    </w:p>
    <w:p w:rsidR="00F61307" w:rsidRPr="00F61307" w:rsidRDefault="00F61307" w:rsidP="00F61307">
      <w:pPr>
        <w:spacing w:before="100" w:beforeAutospacing="1" w:after="100" w:afterAutospacing="1" w:line="240" w:lineRule="auto"/>
        <w:rPr>
          <w:rFonts w:ascii="Times New Roman" w:eastAsia="Times New Roman" w:hAnsi="Times New Roman" w:cs="Times New Roman"/>
          <w:sz w:val="24"/>
          <w:szCs w:val="24"/>
        </w:rPr>
      </w:pPr>
      <w:r w:rsidRPr="00F61307">
        <w:rPr>
          <w:rFonts w:ascii="Times New Roman" w:eastAsia="Times New Roman" w:hAnsi="Times New Roman" w:cs="Times New Roman"/>
          <w:sz w:val="24"/>
          <w:szCs w:val="24"/>
        </w:rPr>
        <w:t>Sending large JavaScript payloads impacts the speed of your site significantly. Instead of shipping all the JavaScript to your user as soon as the first page of your application is loaded, split your bundle into multiple pieces and only send what's necessary at the very beginning.</w:t>
      </w:r>
    </w:p>
    <w:p w:rsidR="00F61307" w:rsidRPr="00F61307" w:rsidRDefault="00F61307" w:rsidP="00F61307">
      <w:pPr>
        <w:spacing w:before="100" w:beforeAutospacing="1" w:after="100" w:afterAutospacing="1" w:line="240" w:lineRule="auto"/>
        <w:outlineLvl w:val="1"/>
        <w:rPr>
          <w:rFonts w:ascii="Times New Roman" w:eastAsia="Times New Roman" w:hAnsi="Times New Roman" w:cs="Times New Roman"/>
          <w:b/>
          <w:bCs/>
          <w:sz w:val="36"/>
          <w:szCs w:val="36"/>
        </w:rPr>
      </w:pPr>
      <w:r w:rsidRPr="00F61307">
        <w:rPr>
          <w:rFonts w:ascii="Times New Roman" w:eastAsia="Times New Roman" w:hAnsi="Times New Roman" w:cs="Times New Roman"/>
          <w:b/>
          <w:bCs/>
          <w:sz w:val="36"/>
          <w:szCs w:val="36"/>
        </w:rPr>
        <w:t xml:space="preserve">Measure </w:t>
      </w:r>
      <w:hyperlink r:id="rId26" w:anchor="measure" w:history="1">
        <w:r w:rsidRPr="00F61307">
          <w:rPr>
            <w:rFonts w:ascii="Times New Roman" w:eastAsia="Times New Roman" w:hAnsi="Times New Roman" w:cs="Times New Roman"/>
            <w:b/>
            <w:bCs/>
            <w:color w:val="0000FF"/>
            <w:sz w:val="36"/>
            <w:szCs w:val="36"/>
            <w:u w:val="single"/>
          </w:rPr>
          <w:t>#</w:t>
        </w:r>
      </w:hyperlink>
    </w:p>
    <w:p w:rsidR="00F61307" w:rsidRPr="00F61307" w:rsidRDefault="00F61307" w:rsidP="00F61307">
      <w:pPr>
        <w:spacing w:before="100" w:beforeAutospacing="1" w:after="100" w:afterAutospacing="1" w:line="240" w:lineRule="auto"/>
        <w:rPr>
          <w:rFonts w:ascii="Times New Roman" w:eastAsia="Times New Roman" w:hAnsi="Times New Roman" w:cs="Times New Roman"/>
          <w:sz w:val="24"/>
          <w:szCs w:val="24"/>
        </w:rPr>
      </w:pPr>
      <w:r w:rsidRPr="00F61307">
        <w:rPr>
          <w:rFonts w:ascii="Times New Roman" w:eastAsia="Times New Roman" w:hAnsi="Times New Roman" w:cs="Times New Roman"/>
          <w:sz w:val="24"/>
          <w:szCs w:val="24"/>
        </w:rPr>
        <w:t>Lighthouse displays a failed audit when a significant amount of time is taken to execute all the JavaScript on a page.</w:t>
      </w:r>
    </w:p>
    <w:p w:rsidR="00F61307" w:rsidRPr="00F61307" w:rsidRDefault="00F61307" w:rsidP="00F61307">
      <w:pPr>
        <w:spacing w:after="0" w:line="240" w:lineRule="auto"/>
        <w:rPr>
          <w:rFonts w:ascii="Times New Roman" w:eastAsia="Times New Roman" w:hAnsi="Times New Roman" w:cs="Times New Roman"/>
          <w:sz w:val="24"/>
          <w:szCs w:val="24"/>
        </w:rPr>
      </w:pPr>
      <w:r w:rsidRPr="00F61307">
        <w:rPr>
          <w:rFonts w:ascii="Times New Roman" w:eastAsia="Times New Roman" w:hAnsi="Times New Roman" w:cs="Times New Roman"/>
          <w:noProof/>
          <w:sz w:val="24"/>
          <w:szCs w:val="24"/>
        </w:rPr>
        <w:drawing>
          <wp:inline distT="0" distB="0" distL="0" distR="0">
            <wp:extent cx="7593330" cy="954405"/>
            <wp:effectExtent l="0" t="0" r="7620" b="0"/>
            <wp:docPr id="2" name="Picture 2" descr="A failing Lighthouse audit showing scripts taking too long to exec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failing Lighthouse audit showing scripts taking too long to execu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593330" cy="954405"/>
                    </a:xfrm>
                    <a:prstGeom prst="rect">
                      <a:avLst/>
                    </a:prstGeom>
                    <a:noFill/>
                    <a:ln>
                      <a:noFill/>
                    </a:ln>
                  </pic:spPr>
                </pic:pic>
              </a:graphicData>
            </a:graphic>
          </wp:inline>
        </w:drawing>
      </w:r>
    </w:p>
    <w:p w:rsidR="00F61307" w:rsidRPr="00F61307" w:rsidRDefault="00F61307" w:rsidP="00F61307">
      <w:pPr>
        <w:spacing w:before="100" w:beforeAutospacing="1" w:after="100" w:afterAutospacing="1" w:line="240" w:lineRule="auto"/>
        <w:rPr>
          <w:rFonts w:ascii="Times New Roman" w:eastAsia="Times New Roman" w:hAnsi="Times New Roman" w:cs="Times New Roman"/>
          <w:sz w:val="24"/>
          <w:szCs w:val="24"/>
        </w:rPr>
      </w:pPr>
      <w:r w:rsidRPr="00F61307">
        <w:rPr>
          <w:rFonts w:ascii="Times New Roman" w:eastAsia="Times New Roman" w:hAnsi="Times New Roman" w:cs="Times New Roman"/>
          <w:sz w:val="24"/>
          <w:szCs w:val="24"/>
        </w:rPr>
        <w:t>Split the JavaScript bundle to only send the code needed for the initial route when the user loads an application. This minimizes the amount of script that needs to be parsed and compiled, which results in faster page load times.</w:t>
      </w:r>
    </w:p>
    <w:p w:rsidR="00F61307" w:rsidRPr="00F61307" w:rsidRDefault="00F61307" w:rsidP="00F61307">
      <w:pPr>
        <w:spacing w:before="100" w:beforeAutospacing="1" w:after="100" w:afterAutospacing="1" w:line="240" w:lineRule="auto"/>
        <w:rPr>
          <w:rFonts w:ascii="Times New Roman" w:eastAsia="Times New Roman" w:hAnsi="Times New Roman" w:cs="Times New Roman"/>
          <w:sz w:val="24"/>
          <w:szCs w:val="24"/>
        </w:rPr>
      </w:pPr>
      <w:r w:rsidRPr="00F61307">
        <w:rPr>
          <w:rFonts w:ascii="Times New Roman" w:eastAsia="Times New Roman" w:hAnsi="Times New Roman" w:cs="Times New Roman"/>
          <w:sz w:val="24"/>
          <w:szCs w:val="24"/>
        </w:rPr>
        <w:t xml:space="preserve">Popular module bundlers like </w:t>
      </w:r>
      <w:hyperlink r:id="rId28" w:history="1">
        <w:proofErr w:type="spellStart"/>
        <w:r w:rsidRPr="00F61307">
          <w:rPr>
            <w:rFonts w:ascii="Times New Roman" w:eastAsia="Times New Roman" w:hAnsi="Times New Roman" w:cs="Times New Roman"/>
            <w:color w:val="0000FF"/>
            <w:sz w:val="24"/>
            <w:szCs w:val="24"/>
            <w:u w:val="single"/>
          </w:rPr>
          <w:t>webpack</w:t>
        </w:r>
        <w:proofErr w:type="spellEnd"/>
      </w:hyperlink>
      <w:r w:rsidRPr="00F61307">
        <w:rPr>
          <w:rFonts w:ascii="Times New Roman" w:eastAsia="Times New Roman" w:hAnsi="Times New Roman" w:cs="Times New Roman"/>
          <w:sz w:val="24"/>
          <w:szCs w:val="24"/>
        </w:rPr>
        <w:t xml:space="preserve">, </w:t>
      </w:r>
      <w:hyperlink r:id="rId29" w:history="1">
        <w:r w:rsidRPr="00F61307">
          <w:rPr>
            <w:rFonts w:ascii="Times New Roman" w:eastAsia="Times New Roman" w:hAnsi="Times New Roman" w:cs="Times New Roman"/>
            <w:color w:val="0000FF"/>
            <w:sz w:val="24"/>
            <w:szCs w:val="24"/>
            <w:u w:val="single"/>
          </w:rPr>
          <w:t>Parcel</w:t>
        </w:r>
      </w:hyperlink>
      <w:r w:rsidRPr="00F61307">
        <w:rPr>
          <w:rFonts w:ascii="Times New Roman" w:eastAsia="Times New Roman" w:hAnsi="Times New Roman" w:cs="Times New Roman"/>
          <w:sz w:val="24"/>
          <w:szCs w:val="24"/>
        </w:rPr>
        <w:t xml:space="preserve">, and </w:t>
      </w:r>
      <w:hyperlink r:id="rId30" w:anchor="dynamic-import" w:history="1">
        <w:r w:rsidRPr="00F61307">
          <w:rPr>
            <w:rFonts w:ascii="Times New Roman" w:eastAsia="Times New Roman" w:hAnsi="Times New Roman" w:cs="Times New Roman"/>
            <w:color w:val="0000FF"/>
            <w:sz w:val="24"/>
            <w:szCs w:val="24"/>
            <w:u w:val="single"/>
          </w:rPr>
          <w:t>Rollup</w:t>
        </w:r>
      </w:hyperlink>
      <w:r w:rsidRPr="00F61307">
        <w:rPr>
          <w:rFonts w:ascii="Times New Roman" w:eastAsia="Times New Roman" w:hAnsi="Times New Roman" w:cs="Times New Roman"/>
          <w:sz w:val="24"/>
          <w:szCs w:val="24"/>
        </w:rPr>
        <w:t xml:space="preserve"> allow you to split your bundles using </w:t>
      </w:r>
      <w:hyperlink r:id="rId31" w:history="1">
        <w:r w:rsidRPr="00F61307">
          <w:rPr>
            <w:rFonts w:ascii="Times New Roman" w:eastAsia="Times New Roman" w:hAnsi="Times New Roman" w:cs="Times New Roman"/>
            <w:color w:val="0000FF"/>
            <w:sz w:val="24"/>
            <w:szCs w:val="24"/>
            <w:u w:val="single"/>
          </w:rPr>
          <w:t>dynamic imports</w:t>
        </w:r>
      </w:hyperlink>
      <w:r w:rsidRPr="00F61307">
        <w:rPr>
          <w:rFonts w:ascii="Times New Roman" w:eastAsia="Times New Roman" w:hAnsi="Times New Roman" w:cs="Times New Roman"/>
          <w:sz w:val="24"/>
          <w:szCs w:val="24"/>
        </w:rPr>
        <w:t xml:space="preserve">. For example, consider the following code snippet that shows an example of a </w:t>
      </w:r>
      <w:proofErr w:type="spellStart"/>
      <w:r w:rsidRPr="00F61307">
        <w:rPr>
          <w:rFonts w:ascii="Courier New" w:eastAsia="Times New Roman" w:hAnsi="Courier New" w:cs="Courier New"/>
          <w:sz w:val="20"/>
          <w:szCs w:val="20"/>
        </w:rPr>
        <w:t>someFunction</w:t>
      </w:r>
      <w:proofErr w:type="spellEnd"/>
      <w:r w:rsidRPr="00F61307">
        <w:rPr>
          <w:rFonts w:ascii="Times New Roman" w:eastAsia="Times New Roman" w:hAnsi="Times New Roman" w:cs="Times New Roman"/>
          <w:sz w:val="24"/>
          <w:szCs w:val="24"/>
        </w:rPr>
        <w:t xml:space="preserve"> method that gets fired when a form is submitted.</w:t>
      </w:r>
    </w:p>
    <w:p w:rsidR="00F61307" w:rsidRPr="00F61307" w:rsidRDefault="00F61307" w:rsidP="00F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1307">
        <w:rPr>
          <w:rFonts w:ascii="Courier New" w:eastAsia="Times New Roman" w:hAnsi="Courier New" w:cs="Courier New"/>
          <w:sz w:val="20"/>
          <w:szCs w:val="20"/>
        </w:rPr>
        <w:t xml:space="preserve">import </w:t>
      </w:r>
      <w:proofErr w:type="spellStart"/>
      <w:r w:rsidRPr="00F61307">
        <w:rPr>
          <w:rFonts w:ascii="Courier New" w:eastAsia="Times New Roman" w:hAnsi="Courier New" w:cs="Courier New"/>
          <w:sz w:val="20"/>
          <w:szCs w:val="20"/>
        </w:rPr>
        <w:t>moduleA</w:t>
      </w:r>
      <w:proofErr w:type="spellEnd"/>
      <w:r w:rsidRPr="00F61307">
        <w:rPr>
          <w:rFonts w:ascii="Courier New" w:eastAsia="Times New Roman" w:hAnsi="Courier New" w:cs="Courier New"/>
          <w:sz w:val="20"/>
          <w:szCs w:val="20"/>
        </w:rPr>
        <w:t xml:space="preserve"> from "library";</w:t>
      </w:r>
      <w:r w:rsidRPr="00F61307">
        <w:rPr>
          <w:rFonts w:ascii="Courier New" w:eastAsia="Times New Roman" w:hAnsi="Courier New" w:cs="Courier New"/>
          <w:sz w:val="20"/>
          <w:szCs w:val="20"/>
        </w:rPr>
        <w:br/>
      </w:r>
      <w:r w:rsidRPr="00F61307">
        <w:rPr>
          <w:rFonts w:ascii="Courier New" w:eastAsia="Times New Roman" w:hAnsi="Courier New" w:cs="Courier New"/>
          <w:sz w:val="20"/>
          <w:szCs w:val="20"/>
        </w:rPr>
        <w:br/>
      </w:r>
      <w:proofErr w:type="spellStart"/>
      <w:r w:rsidRPr="00F61307">
        <w:rPr>
          <w:rFonts w:ascii="Courier New" w:eastAsia="Times New Roman" w:hAnsi="Courier New" w:cs="Courier New"/>
          <w:sz w:val="20"/>
          <w:szCs w:val="20"/>
        </w:rPr>
        <w:t>form.addEventListener</w:t>
      </w:r>
      <w:proofErr w:type="spellEnd"/>
      <w:r w:rsidRPr="00F61307">
        <w:rPr>
          <w:rFonts w:ascii="Courier New" w:eastAsia="Times New Roman" w:hAnsi="Courier New" w:cs="Courier New"/>
          <w:sz w:val="20"/>
          <w:szCs w:val="20"/>
        </w:rPr>
        <w:t>("submit", e =&gt; {</w:t>
      </w:r>
      <w:r w:rsidRPr="00F61307">
        <w:rPr>
          <w:rFonts w:ascii="Courier New" w:eastAsia="Times New Roman" w:hAnsi="Courier New" w:cs="Courier New"/>
          <w:sz w:val="20"/>
          <w:szCs w:val="20"/>
        </w:rPr>
        <w:br/>
        <w:t xml:space="preserve">  </w:t>
      </w:r>
      <w:proofErr w:type="spellStart"/>
      <w:r w:rsidRPr="00F61307">
        <w:rPr>
          <w:rFonts w:ascii="Courier New" w:eastAsia="Times New Roman" w:hAnsi="Courier New" w:cs="Courier New"/>
          <w:sz w:val="20"/>
          <w:szCs w:val="20"/>
        </w:rPr>
        <w:t>e.preventDefault</w:t>
      </w:r>
      <w:proofErr w:type="spellEnd"/>
      <w:r w:rsidRPr="00F61307">
        <w:rPr>
          <w:rFonts w:ascii="Courier New" w:eastAsia="Times New Roman" w:hAnsi="Courier New" w:cs="Courier New"/>
          <w:sz w:val="20"/>
          <w:szCs w:val="20"/>
        </w:rPr>
        <w:t>();</w:t>
      </w:r>
      <w:r w:rsidRPr="00F61307">
        <w:rPr>
          <w:rFonts w:ascii="Courier New" w:eastAsia="Times New Roman" w:hAnsi="Courier New" w:cs="Courier New"/>
          <w:sz w:val="20"/>
          <w:szCs w:val="20"/>
        </w:rPr>
        <w:br/>
        <w:t xml:space="preserve">  </w:t>
      </w:r>
      <w:proofErr w:type="spellStart"/>
      <w:r w:rsidRPr="00F61307">
        <w:rPr>
          <w:rFonts w:ascii="Courier New" w:eastAsia="Times New Roman" w:hAnsi="Courier New" w:cs="Courier New"/>
          <w:sz w:val="20"/>
          <w:szCs w:val="20"/>
        </w:rPr>
        <w:t>someFunction</w:t>
      </w:r>
      <w:proofErr w:type="spellEnd"/>
      <w:r w:rsidRPr="00F61307">
        <w:rPr>
          <w:rFonts w:ascii="Courier New" w:eastAsia="Times New Roman" w:hAnsi="Courier New" w:cs="Courier New"/>
          <w:sz w:val="20"/>
          <w:szCs w:val="20"/>
        </w:rPr>
        <w:t>();</w:t>
      </w:r>
      <w:r w:rsidRPr="00F61307">
        <w:rPr>
          <w:rFonts w:ascii="Courier New" w:eastAsia="Times New Roman" w:hAnsi="Courier New" w:cs="Courier New"/>
          <w:sz w:val="20"/>
          <w:szCs w:val="20"/>
        </w:rPr>
        <w:br/>
        <w:t>});</w:t>
      </w:r>
      <w:r w:rsidRPr="00F61307">
        <w:rPr>
          <w:rFonts w:ascii="Courier New" w:eastAsia="Times New Roman" w:hAnsi="Courier New" w:cs="Courier New"/>
          <w:sz w:val="20"/>
          <w:szCs w:val="20"/>
        </w:rPr>
        <w:br/>
      </w:r>
      <w:r w:rsidRPr="00F61307">
        <w:rPr>
          <w:rFonts w:ascii="Courier New" w:eastAsia="Times New Roman" w:hAnsi="Courier New" w:cs="Courier New"/>
          <w:sz w:val="20"/>
          <w:szCs w:val="20"/>
        </w:rPr>
        <w:br/>
      </w:r>
      <w:proofErr w:type="spellStart"/>
      <w:r w:rsidRPr="00F61307">
        <w:rPr>
          <w:rFonts w:ascii="Courier New" w:eastAsia="Times New Roman" w:hAnsi="Courier New" w:cs="Courier New"/>
          <w:sz w:val="20"/>
          <w:szCs w:val="20"/>
        </w:rPr>
        <w:t>const</w:t>
      </w:r>
      <w:proofErr w:type="spellEnd"/>
      <w:r w:rsidRPr="00F61307">
        <w:rPr>
          <w:rFonts w:ascii="Courier New" w:eastAsia="Times New Roman" w:hAnsi="Courier New" w:cs="Courier New"/>
          <w:sz w:val="20"/>
          <w:szCs w:val="20"/>
        </w:rPr>
        <w:t xml:space="preserve"> </w:t>
      </w:r>
      <w:proofErr w:type="spellStart"/>
      <w:r w:rsidRPr="00F61307">
        <w:rPr>
          <w:rFonts w:ascii="Courier New" w:eastAsia="Times New Roman" w:hAnsi="Courier New" w:cs="Courier New"/>
          <w:sz w:val="20"/>
          <w:szCs w:val="20"/>
        </w:rPr>
        <w:t>someFunction</w:t>
      </w:r>
      <w:proofErr w:type="spellEnd"/>
      <w:r w:rsidRPr="00F61307">
        <w:rPr>
          <w:rFonts w:ascii="Courier New" w:eastAsia="Times New Roman" w:hAnsi="Courier New" w:cs="Courier New"/>
          <w:sz w:val="20"/>
          <w:szCs w:val="20"/>
        </w:rPr>
        <w:t xml:space="preserve"> = () =&gt; {</w:t>
      </w:r>
      <w:r w:rsidRPr="00F61307">
        <w:rPr>
          <w:rFonts w:ascii="Courier New" w:eastAsia="Times New Roman" w:hAnsi="Courier New" w:cs="Courier New"/>
          <w:sz w:val="20"/>
          <w:szCs w:val="20"/>
        </w:rPr>
        <w:br/>
        <w:t xml:space="preserve">  // uses </w:t>
      </w:r>
      <w:proofErr w:type="spellStart"/>
      <w:r w:rsidRPr="00F61307">
        <w:rPr>
          <w:rFonts w:ascii="Courier New" w:eastAsia="Times New Roman" w:hAnsi="Courier New" w:cs="Courier New"/>
          <w:sz w:val="20"/>
          <w:szCs w:val="20"/>
        </w:rPr>
        <w:t>moduleA</w:t>
      </w:r>
      <w:proofErr w:type="spellEnd"/>
      <w:r w:rsidRPr="00F61307">
        <w:rPr>
          <w:rFonts w:ascii="Courier New" w:eastAsia="Times New Roman" w:hAnsi="Courier New" w:cs="Courier New"/>
          <w:sz w:val="20"/>
          <w:szCs w:val="20"/>
        </w:rPr>
        <w:br/>
        <w:t>}</w:t>
      </w:r>
    </w:p>
    <w:p w:rsidR="00F61307" w:rsidRPr="00F61307" w:rsidRDefault="00F61307" w:rsidP="00F61307">
      <w:pPr>
        <w:spacing w:before="100" w:beforeAutospacing="1" w:after="100" w:afterAutospacing="1" w:line="240" w:lineRule="auto"/>
        <w:rPr>
          <w:rFonts w:ascii="Times New Roman" w:eastAsia="Times New Roman" w:hAnsi="Times New Roman" w:cs="Times New Roman"/>
          <w:sz w:val="24"/>
          <w:szCs w:val="24"/>
        </w:rPr>
      </w:pPr>
      <w:r w:rsidRPr="00F61307">
        <w:rPr>
          <w:rFonts w:ascii="Times New Roman" w:eastAsia="Times New Roman" w:hAnsi="Times New Roman" w:cs="Times New Roman"/>
          <w:sz w:val="24"/>
          <w:szCs w:val="24"/>
        </w:rPr>
        <w:t xml:space="preserve">In here, </w:t>
      </w:r>
      <w:proofErr w:type="spellStart"/>
      <w:r w:rsidRPr="00F61307">
        <w:rPr>
          <w:rFonts w:ascii="Courier New" w:eastAsia="Times New Roman" w:hAnsi="Courier New" w:cs="Courier New"/>
          <w:sz w:val="20"/>
          <w:szCs w:val="20"/>
        </w:rPr>
        <w:t>someFunction</w:t>
      </w:r>
      <w:proofErr w:type="spellEnd"/>
      <w:r w:rsidRPr="00F61307">
        <w:rPr>
          <w:rFonts w:ascii="Times New Roman" w:eastAsia="Times New Roman" w:hAnsi="Times New Roman" w:cs="Times New Roman"/>
          <w:sz w:val="24"/>
          <w:szCs w:val="24"/>
        </w:rPr>
        <w:t xml:space="preserve"> uses a module imported from a particular library. If this module is not being used elsewhere, the code block can be modified to use a dynamic import to fetch it only when the form is submitted by the user.</w:t>
      </w:r>
    </w:p>
    <w:p w:rsidR="00F61307" w:rsidRPr="00F61307" w:rsidRDefault="00F61307" w:rsidP="00F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F61307">
        <w:rPr>
          <w:rFonts w:ascii="Courier New" w:eastAsia="Times New Roman" w:hAnsi="Courier New" w:cs="Courier New"/>
          <w:sz w:val="20"/>
          <w:szCs w:val="20"/>
        </w:rPr>
        <w:lastRenderedPageBreak/>
        <w:t>form.addEventListener</w:t>
      </w:r>
      <w:proofErr w:type="spellEnd"/>
      <w:r w:rsidRPr="00F61307">
        <w:rPr>
          <w:rFonts w:ascii="Courier New" w:eastAsia="Times New Roman" w:hAnsi="Courier New" w:cs="Courier New"/>
          <w:sz w:val="20"/>
          <w:szCs w:val="20"/>
        </w:rPr>
        <w:t>("submit", e =&gt; {</w:t>
      </w:r>
      <w:r w:rsidRPr="00F61307">
        <w:rPr>
          <w:rFonts w:ascii="Courier New" w:eastAsia="Times New Roman" w:hAnsi="Courier New" w:cs="Courier New"/>
          <w:sz w:val="20"/>
          <w:szCs w:val="20"/>
        </w:rPr>
        <w:br/>
        <w:t xml:space="preserve">  </w:t>
      </w:r>
      <w:proofErr w:type="spellStart"/>
      <w:r w:rsidRPr="00F61307">
        <w:rPr>
          <w:rFonts w:ascii="Courier New" w:eastAsia="Times New Roman" w:hAnsi="Courier New" w:cs="Courier New"/>
          <w:sz w:val="20"/>
          <w:szCs w:val="20"/>
        </w:rPr>
        <w:t>e.preventDefault</w:t>
      </w:r>
      <w:proofErr w:type="spellEnd"/>
      <w:r w:rsidRPr="00F61307">
        <w:rPr>
          <w:rFonts w:ascii="Courier New" w:eastAsia="Times New Roman" w:hAnsi="Courier New" w:cs="Courier New"/>
          <w:sz w:val="20"/>
          <w:szCs w:val="20"/>
        </w:rPr>
        <w:t>();</w:t>
      </w:r>
      <w:r w:rsidRPr="00F61307">
        <w:rPr>
          <w:rFonts w:ascii="Courier New" w:eastAsia="Times New Roman" w:hAnsi="Courier New" w:cs="Courier New"/>
          <w:sz w:val="20"/>
          <w:szCs w:val="20"/>
        </w:rPr>
        <w:br/>
        <w:t xml:space="preserve">  import('</w:t>
      </w:r>
      <w:proofErr w:type="spellStart"/>
      <w:r w:rsidRPr="00F61307">
        <w:rPr>
          <w:rFonts w:ascii="Courier New" w:eastAsia="Times New Roman" w:hAnsi="Courier New" w:cs="Courier New"/>
          <w:sz w:val="20"/>
          <w:szCs w:val="20"/>
        </w:rPr>
        <w:t>library.moduleA</w:t>
      </w:r>
      <w:proofErr w:type="spellEnd"/>
      <w:r w:rsidRPr="00F61307">
        <w:rPr>
          <w:rFonts w:ascii="Courier New" w:eastAsia="Times New Roman" w:hAnsi="Courier New" w:cs="Courier New"/>
          <w:sz w:val="20"/>
          <w:szCs w:val="20"/>
        </w:rPr>
        <w:t>')</w:t>
      </w:r>
      <w:r w:rsidRPr="00F61307">
        <w:rPr>
          <w:rFonts w:ascii="Courier New" w:eastAsia="Times New Roman" w:hAnsi="Courier New" w:cs="Courier New"/>
          <w:sz w:val="20"/>
          <w:szCs w:val="20"/>
        </w:rPr>
        <w:br/>
        <w:t xml:space="preserve">    .then(module =&gt; </w:t>
      </w:r>
      <w:proofErr w:type="spellStart"/>
      <w:r w:rsidRPr="00F61307">
        <w:rPr>
          <w:rFonts w:ascii="Courier New" w:eastAsia="Times New Roman" w:hAnsi="Courier New" w:cs="Courier New"/>
          <w:sz w:val="20"/>
          <w:szCs w:val="20"/>
        </w:rPr>
        <w:t>module.default</w:t>
      </w:r>
      <w:proofErr w:type="spellEnd"/>
      <w:r w:rsidRPr="00F61307">
        <w:rPr>
          <w:rFonts w:ascii="Courier New" w:eastAsia="Times New Roman" w:hAnsi="Courier New" w:cs="Courier New"/>
          <w:sz w:val="20"/>
          <w:szCs w:val="20"/>
        </w:rPr>
        <w:t>) // using the default export</w:t>
      </w:r>
      <w:r w:rsidRPr="00F61307">
        <w:rPr>
          <w:rFonts w:ascii="Courier New" w:eastAsia="Times New Roman" w:hAnsi="Courier New" w:cs="Courier New"/>
          <w:sz w:val="20"/>
          <w:szCs w:val="20"/>
        </w:rPr>
        <w:br/>
        <w:t xml:space="preserve">    .then(</w:t>
      </w:r>
      <w:proofErr w:type="spellStart"/>
      <w:r w:rsidRPr="00F61307">
        <w:rPr>
          <w:rFonts w:ascii="Courier New" w:eastAsia="Times New Roman" w:hAnsi="Courier New" w:cs="Courier New"/>
          <w:sz w:val="20"/>
          <w:szCs w:val="20"/>
        </w:rPr>
        <w:t>someFunction</w:t>
      </w:r>
      <w:proofErr w:type="spellEnd"/>
      <w:r w:rsidRPr="00F61307">
        <w:rPr>
          <w:rFonts w:ascii="Courier New" w:eastAsia="Times New Roman" w:hAnsi="Courier New" w:cs="Courier New"/>
          <w:sz w:val="20"/>
          <w:szCs w:val="20"/>
        </w:rPr>
        <w:t>())</w:t>
      </w:r>
      <w:r w:rsidRPr="00F61307">
        <w:rPr>
          <w:rFonts w:ascii="Courier New" w:eastAsia="Times New Roman" w:hAnsi="Courier New" w:cs="Courier New"/>
          <w:sz w:val="20"/>
          <w:szCs w:val="20"/>
        </w:rPr>
        <w:br/>
        <w:t xml:space="preserve">    .catch(</w:t>
      </w:r>
      <w:proofErr w:type="spellStart"/>
      <w:r w:rsidRPr="00F61307">
        <w:rPr>
          <w:rFonts w:ascii="Courier New" w:eastAsia="Times New Roman" w:hAnsi="Courier New" w:cs="Courier New"/>
          <w:sz w:val="20"/>
          <w:szCs w:val="20"/>
        </w:rPr>
        <w:t>handleError</w:t>
      </w:r>
      <w:proofErr w:type="spellEnd"/>
      <w:r w:rsidRPr="00F61307">
        <w:rPr>
          <w:rFonts w:ascii="Courier New" w:eastAsia="Times New Roman" w:hAnsi="Courier New" w:cs="Courier New"/>
          <w:sz w:val="20"/>
          <w:szCs w:val="20"/>
        </w:rPr>
        <w:t>());</w:t>
      </w:r>
      <w:r w:rsidRPr="00F61307">
        <w:rPr>
          <w:rFonts w:ascii="Courier New" w:eastAsia="Times New Roman" w:hAnsi="Courier New" w:cs="Courier New"/>
          <w:sz w:val="20"/>
          <w:szCs w:val="20"/>
        </w:rPr>
        <w:br/>
        <w:t>});</w:t>
      </w:r>
      <w:r w:rsidRPr="00F61307">
        <w:rPr>
          <w:rFonts w:ascii="Courier New" w:eastAsia="Times New Roman" w:hAnsi="Courier New" w:cs="Courier New"/>
          <w:sz w:val="20"/>
          <w:szCs w:val="20"/>
        </w:rPr>
        <w:br/>
      </w:r>
      <w:r w:rsidRPr="00F61307">
        <w:rPr>
          <w:rFonts w:ascii="Courier New" w:eastAsia="Times New Roman" w:hAnsi="Courier New" w:cs="Courier New"/>
          <w:sz w:val="20"/>
          <w:szCs w:val="20"/>
        </w:rPr>
        <w:br/>
      </w:r>
      <w:proofErr w:type="spellStart"/>
      <w:r w:rsidRPr="00F61307">
        <w:rPr>
          <w:rFonts w:ascii="Courier New" w:eastAsia="Times New Roman" w:hAnsi="Courier New" w:cs="Courier New"/>
          <w:sz w:val="20"/>
          <w:szCs w:val="20"/>
        </w:rPr>
        <w:t>const</w:t>
      </w:r>
      <w:proofErr w:type="spellEnd"/>
      <w:r w:rsidRPr="00F61307">
        <w:rPr>
          <w:rFonts w:ascii="Courier New" w:eastAsia="Times New Roman" w:hAnsi="Courier New" w:cs="Courier New"/>
          <w:sz w:val="20"/>
          <w:szCs w:val="20"/>
        </w:rPr>
        <w:t xml:space="preserve"> </w:t>
      </w:r>
      <w:proofErr w:type="spellStart"/>
      <w:r w:rsidRPr="00F61307">
        <w:rPr>
          <w:rFonts w:ascii="Courier New" w:eastAsia="Times New Roman" w:hAnsi="Courier New" w:cs="Courier New"/>
          <w:sz w:val="20"/>
          <w:szCs w:val="20"/>
        </w:rPr>
        <w:t>someFunction</w:t>
      </w:r>
      <w:proofErr w:type="spellEnd"/>
      <w:r w:rsidRPr="00F61307">
        <w:rPr>
          <w:rFonts w:ascii="Courier New" w:eastAsia="Times New Roman" w:hAnsi="Courier New" w:cs="Courier New"/>
          <w:sz w:val="20"/>
          <w:szCs w:val="20"/>
        </w:rPr>
        <w:t xml:space="preserve"> = () =&gt; {</w:t>
      </w:r>
      <w:r w:rsidRPr="00F61307">
        <w:rPr>
          <w:rFonts w:ascii="Courier New" w:eastAsia="Times New Roman" w:hAnsi="Courier New" w:cs="Courier New"/>
          <w:sz w:val="20"/>
          <w:szCs w:val="20"/>
        </w:rPr>
        <w:br/>
        <w:t xml:space="preserve">    // uses </w:t>
      </w:r>
      <w:proofErr w:type="spellStart"/>
      <w:r w:rsidRPr="00F61307">
        <w:rPr>
          <w:rFonts w:ascii="Courier New" w:eastAsia="Times New Roman" w:hAnsi="Courier New" w:cs="Courier New"/>
          <w:sz w:val="20"/>
          <w:szCs w:val="20"/>
        </w:rPr>
        <w:t>moduleA</w:t>
      </w:r>
      <w:proofErr w:type="spellEnd"/>
      <w:r w:rsidRPr="00F61307">
        <w:rPr>
          <w:rFonts w:ascii="Courier New" w:eastAsia="Times New Roman" w:hAnsi="Courier New" w:cs="Courier New"/>
          <w:sz w:val="20"/>
          <w:szCs w:val="20"/>
        </w:rPr>
        <w:br/>
        <w:t>}</w:t>
      </w:r>
    </w:p>
    <w:p w:rsidR="00F61307" w:rsidRPr="00F61307" w:rsidRDefault="00F61307" w:rsidP="00F61307">
      <w:pPr>
        <w:spacing w:before="100" w:beforeAutospacing="1" w:after="100" w:afterAutospacing="1" w:line="240" w:lineRule="auto"/>
        <w:rPr>
          <w:rFonts w:ascii="Times New Roman" w:eastAsia="Times New Roman" w:hAnsi="Times New Roman" w:cs="Times New Roman"/>
          <w:sz w:val="24"/>
          <w:szCs w:val="24"/>
        </w:rPr>
      </w:pPr>
      <w:r w:rsidRPr="00F61307">
        <w:rPr>
          <w:rFonts w:ascii="Times New Roman" w:eastAsia="Times New Roman" w:hAnsi="Times New Roman" w:cs="Times New Roman"/>
          <w:sz w:val="24"/>
          <w:szCs w:val="24"/>
        </w:rPr>
        <w:t xml:space="preserve">The code that makes up the module does not get included into the initial bundle and is now </w:t>
      </w:r>
      <w:r w:rsidRPr="00F61307">
        <w:rPr>
          <w:rFonts w:ascii="Times New Roman" w:eastAsia="Times New Roman" w:hAnsi="Times New Roman" w:cs="Times New Roman"/>
          <w:b/>
          <w:bCs/>
          <w:sz w:val="24"/>
          <w:szCs w:val="24"/>
        </w:rPr>
        <w:t>lazy loaded</w:t>
      </w:r>
      <w:r w:rsidRPr="00F61307">
        <w:rPr>
          <w:rFonts w:ascii="Times New Roman" w:eastAsia="Times New Roman" w:hAnsi="Times New Roman" w:cs="Times New Roman"/>
          <w:sz w:val="24"/>
          <w:szCs w:val="24"/>
        </w:rPr>
        <w:t xml:space="preserve">, or provided to the user only when it is needed after the form submission. To further improve page performance, </w:t>
      </w:r>
      <w:hyperlink r:id="rId32" w:history="1">
        <w:r w:rsidRPr="00F61307">
          <w:rPr>
            <w:rFonts w:ascii="Times New Roman" w:eastAsia="Times New Roman" w:hAnsi="Times New Roman" w:cs="Times New Roman"/>
            <w:color w:val="0000FF"/>
            <w:sz w:val="24"/>
            <w:szCs w:val="24"/>
            <w:u w:val="single"/>
          </w:rPr>
          <w:t>preload critical chunks to prioritize and fetch them sooner</w:t>
        </w:r>
      </w:hyperlink>
      <w:r w:rsidRPr="00F61307">
        <w:rPr>
          <w:rFonts w:ascii="Times New Roman" w:eastAsia="Times New Roman" w:hAnsi="Times New Roman" w:cs="Times New Roman"/>
          <w:sz w:val="24"/>
          <w:szCs w:val="24"/>
        </w:rPr>
        <w:t>.</w:t>
      </w:r>
    </w:p>
    <w:p w:rsidR="00F61307" w:rsidRPr="00F61307" w:rsidRDefault="00F61307" w:rsidP="00F61307">
      <w:pPr>
        <w:spacing w:before="100" w:beforeAutospacing="1" w:after="100" w:afterAutospacing="1" w:line="240" w:lineRule="auto"/>
        <w:rPr>
          <w:rFonts w:ascii="Times New Roman" w:eastAsia="Times New Roman" w:hAnsi="Times New Roman" w:cs="Times New Roman"/>
          <w:sz w:val="24"/>
          <w:szCs w:val="24"/>
        </w:rPr>
      </w:pPr>
      <w:r w:rsidRPr="00F61307">
        <w:rPr>
          <w:rFonts w:ascii="Times New Roman" w:eastAsia="Times New Roman" w:hAnsi="Times New Roman" w:cs="Times New Roman"/>
          <w:sz w:val="24"/>
          <w:szCs w:val="24"/>
        </w:rPr>
        <w:t xml:space="preserve">Although the previous code snippet is a simple example, lazy loading third party dependencies is not a common pattern in larger applications. Usually, third party dependencies are split into a separate vendor bundle that can be cached since they don't update as often. You can read more about how the </w:t>
      </w:r>
      <w:hyperlink r:id="rId33" w:history="1">
        <w:proofErr w:type="spellStart"/>
        <w:r w:rsidRPr="00F61307">
          <w:rPr>
            <w:rFonts w:ascii="Times New Roman" w:eastAsia="Times New Roman" w:hAnsi="Times New Roman" w:cs="Times New Roman"/>
            <w:b/>
            <w:bCs/>
            <w:color w:val="0000FF"/>
            <w:sz w:val="24"/>
            <w:szCs w:val="24"/>
            <w:u w:val="single"/>
          </w:rPr>
          <w:t>SplitChunksPlugin</w:t>
        </w:r>
        <w:proofErr w:type="spellEnd"/>
      </w:hyperlink>
      <w:r w:rsidRPr="00F61307">
        <w:rPr>
          <w:rFonts w:ascii="Times New Roman" w:eastAsia="Times New Roman" w:hAnsi="Times New Roman" w:cs="Times New Roman"/>
          <w:sz w:val="24"/>
          <w:szCs w:val="24"/>
        </w:rPr>
        <w:t xml:space="preserve"> can help you do this.</w:t>
      </w:r>
    </w:p>
    <w:p w:rsidR="00F61307" w:rsidRPr="00F61307" w:rsidRDefault="00F61307" w:rsidP="00F61307">
      <w:p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r w:rsidRPr="00F61307">
        <w:rPr>
          <w:rFonts w:ascii="Times New Roman" w:eastAsia="Times New Roman" w:hAnsi="Times New Roman" w:cs="Times New Roman"/>
          <w:sz w:val="24"/>
          <w:szCs w:val="24"/>
        </w:rPr>
        <w:t xml:space="preserve">Splitting on the route or component level when using a client-side framework is a simpler approach to lazy loading different parts of your application. Many popular frameworks that use </w:t>
      </w:r>
      <w:proofErr w:type="spellStart"/>
      <w:r w:rsidRPr="00F61307">
        <w:rPr>
          <w:rFonts w:ascii="Times New Roman" w:eastAsia="Times New Roman" w:hAnsi="Times New Roman" w:cs="Times New Roman"/>
          <w:sz w:val="24"/>
          <w:szCs w:val="24"/>
        </w:rPr>
        <w:t>webpack</w:t>
      </w:r>
      <w:proofErr w:type="spellEnd"/>
      <w:r w:rsidRPr="00F61307">
        <w:rPr>
          <w:rFonts w:ascii="Times New Roman" w:eastAsia="Times New Roman" w:hAnsi="Times New Roman" w:cs="Times New Roman"/>
          <w:sz w:val="24"/>
          <w:szCs w:val="24"/>
        </w:rPr>
        <w:t xml:space="preserve"> provide abstractions to make lazy loading easier than diving into the configurations yourself.</w:t>
      </w:r>
    </w:p>
    <w:p w:rsidR="00F10579" w:rsidRPr="00F10579" w:rsidRDefault="00F10579" w:rsidP="00F1057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10579">
        <w:rPr>
          <w:rFonts w:ascii="Times New Roman" w:eastAsia="Times New Roman" w:hAnsi="Times New Roman" w:cs="Times New Roman"/>
          <w:b/>
          <w:bCs/>
          <w:kern w:val="36"/>
          <w:sz w:val="48"/>
          <w:szCs w:val="48"/>
        </w:rPr>
        <w:t>Minify and compress network payloads</w:t>
      </w:r>
    </w:p>
    <w:p w:rsidR="00F10579" w:rsidRPr="00F10579" w:rsidRDefault="00F10579" w:rsidP="00F10579">
      <w:pPr>
        <w:spacing w:after="0" w:line="240" w:lineRule="auto"/>
        <w:rPr>
          <w:rFonts w:ascii="Times New Roman" w:eastAsia="Times New Roman" w:hAnsi="Times New Roman" w:cs="Times New Roman"/>
          <w:sz w:val="24"/>
          <w:szCs w:val="24"/>
        </w:rPr>
      </w:pPr>
      <w:r w:rsidRPr="00F10579">
        <w:rPr>
          <w:rFonts w:ascii="Times New Roman" w:eastAsia="Times New Roman" w:hAnsi="Times New Roman" w:cs="Times New Roman"/>
          <w:sz w:val="24"/>
          <w:szCs w:val="24"/>
        </w:rPr>
        <w:t>Nov 5, 2018</w:t>
      </w:r>
    </w:p>
    <w:p w:rsidR="00F10579" w:rsidRPr="00F10579" w:rsidRDefault="00F10579" w:rsidP="00F10579">
      <w:pPr>
        <w:spacing w:after="0" w:line="240" w:lineRule="auto"/>
        <w:rPr>
          <w:rFonts w:ascii="Times New Roman" w:eastAsia="Times New Roman" w:hAnsi="Times New Roman" w:cs="Times New Roman"/>
          <w:sz w:val="24"/>
          <w:szCs w:val="24"/>
        </w:rPr>
      </w:pPr>
      <w:r w:rsidRPr="00F10579">
        <w:rPr>
          <w:rFonts w:ascii="Times New Roman" w:eastAsia="Times New Roman" w:hAnsi="Times New Roman" w:cs="Times New Roman"/>
          <w:sz w:val="24"/>
          <w:szCs w:val="24"/>
        </w:rPr>
        <w:t xml:space="preserve">Appears in: </w:t>
      </w:r>
      <w:hyperlink r:id="rId34" w:history="1">
        <w:r w:rsidRPr="00F10579">
          <w:rPr>
            <w:rFonts w:ascii="Times New Roman" w:eastAsia="Times New Roman" w:hAnsi="Times New Roman" w:cs="Times New Roman"/>
            <w:color w:val="0000FF"/>
            <w:sz w:val="24"/>
            <w:szCs w:val="24"/>
            <w:u w:val="single"/>
          </w:rPr>
          <w:t>Fast load times</w:t>
        </w:r>
      </w:hyperlink>
    </w:p>
    <w:p w:rsidR="00F10579" w:rsidRPr="00F10579" w:rsidRDefault="00F10579" w:rsidP="00F10579">
      <w:pPr>
        <w:spacing w:after="0" w:line="240" w:lineRule="auto"/>
        <w:rPr>
          <w:rFonts w:ascii="Times New Roman" w:eastAsia="Times New Roman" w:hAnsi="Times New Roman" w:cs="Times New Roman"/>
          <w:sz w:val="24"/>
          <w:szCs w:val="24"/>
        </w:rPr>
      </w:pPr>
      <w:r w:rsidRPr="00F10579">
        <w:rPr>
          <w:rFonts w:ascii="Times New Roman" w:eastAsia="Times New Roman" w:hAnsi="Times New Roman" w:cs="Times New Roman"/>
          <w:noProof/>
          <w:color w:val="0000FF"/>
          <w:sz w:val="24"/>
          <w:szCs w:val="24"/>
        </w:rPr>
        <w:drawing>
          <wp:inline distT="0" distB="0" distL="0" distR="0">
            <wp:extent cx="612140" cy="612140"/>
            <wp:effectExtent l="0" t="0" r="0" b="0"/>
            <wp:docPr id="7" name="Picture 7" descr="Houssein Djirdeh">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ussein Djirdeh">
                      <a:hlinkClick r:id="rId20"/>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inline>
        </w:drawing>
      </w:r>
    </w:p>
    <w:p w:rsidR="00F10579" w:rsidRPr="00F10579" w:rsidRDefault="00F10579" w:rsidP="00F10579">
      <w:pPr>
        <w:spacing w:after="0" w:line="240" w:lineRule="auto"/>
        <w:rPr>
          <w:rFonts w:ascii="Times New Roman" w:eastAsia="Times New Roman" w:hAnsi="Times New Roman" w:cs="Times New Roman"/>
          <w:sz w:val="24"/>
          <w:szCs w:val="24"/>
        </w:rPr>
      </w:pPr>
      <w:hyperlink r:id="rId35" w:history="1">
        <w:proofErr w:type="spellStart"/>
        <w:r w:rsidRPr="00F10579">
          <w:rPr>
            <w:rFonts w:ascii="Times New Roman" w:eastAsia="Times New Roman" w:hAnsi="Times New Roman" w:cs="Times New Roman"/>
            <w:i/>
            <w:iCs/>
            <w:color w:val="0000FF"/>
            <w:sz w:val="24"/>
            <w:szCs w:val="24"/>
            <w:u w:val="single"/>
          </w:rPr>
          <w:t>Houssein</w:t>
        </w:r>
        <w:proofErr w:type="spellEnd"/>
        <w:r w:rsidRPr="00F10579">
          <w:rPr>
            <w:rFonts w:ascii="Times New Roman" w:eastAsia="Times New Roman" w:hAnsi="Times New Roman" w:cs="Times New Roman"/>
            <w:i/>
            <w:iCs/>
            <w:color w:val="0000FF"/>
            <w:sz w:val="24"/>
            <w:szCs w:val="24"/>
            <w:u w:val="single"/>
          </w:rPr>
          <w:t xml:space="preserve"> </w:t>
        </w:r>
        <w:proofErr w:type="spellStart"/>
        <w:r w:rsidRPr="00F10579">
          <w:rPr>
            <w:rFonts w:ascii="Times New Roman" w:eastAsia="Times New Roman" w:hAnsi="Times New Roman" w:cs="Times New Roman"/>
            <w:i/>
            <w:iCs/>
            <w:color w:val="0000FF"/>
            <w:sz w:val="24"/>
            <w:szCs w:val="24"/>
            <w:u w:val="single"/>
          </w:rPr>
          <w:t>Djirdeh</w:t>
        </w:r>
        <w:proofErr w:type="spellEnd"/>
      </w:hyperlink>
    </w:p>
    <w:p w:rsidR="00F10579" w:rsidRPr="00F10579" w:rsidRDefault="00F10579" w:rsidP="00F10579">
      <w:pPr>
        <w:numPr>
          <w:ilvl w:val="0"/>
          <w:numId w:val="4"/>
        </w:numPr>
        <w:spacing w:before="100" w:beforeAutospacing="1" w:after="100" w:afterAutospacing="1" w:line="240" w:lineRule="auto"/>
        <w:rPr>
          <w:rFonts w:ascii="Times New Roman" w:eastAsia="Times New Roman" w:hAnsi="Times New Roman" w:cs="Times New Roman"/>
          <w:sz w:val="24"/>
          <w:szCs w:val="24"/>
        </w:rPr>
      </w:pPr>
      <w:hyperlink r:id="rId36" w:history="1">
        <w:r w:rsidRPr="00F10579">
          <w:rPr>
            <w:rFonts w:ascii="Times New Roman" w:eastAsia="Times New Roman" w:hAnsi="Times New Roman" w:cs="Times New Roman"/>
            <w:color w:val="0000FF"/>
            <w:sz w:val="24"/>
            <w:szCs w:val="24"/>
            <w:u w:val="single"/>
          </w:rPr>
          <w:t>Twitter</w:t>
        </w:r>
      </w:hyperlink>
    </w:p>
    <w:p w:rsidR="00F10579" w:rsidRPr="00F10579" w:rsidRDefault="00F10579" w:rsidP="00F10579">
      <w:pPr>
        <w:numPr>
          <w:ilvl w:val="0"/>
          <w:numId w:val="4"/>
        </w:numPr>
        <w:spacing w:before="100" w:beforeAutospacing="1" w:after="100" w:afterAutospacing="1" w:line="240" w:lineRule="auto"/>
        <w:rPr>
          <w:rFonts w:ascii="Times New Roman" w:eastAsia="Times New Roman" w:hAnsi="Times New Roman" w:cs="Times New Roman"/>
          <w:sz w:val="24"/>
          <w:szCs w:val="24"/>
        </w:rPr>
      </w:pPr>
      <w:hyperlink r:id="rId37" w:history="1">
        <w:r w:rsidRPr="00F10579">
          <w:rPr>
            <w:rFonts w:ascii="Times New Roman" w:eastAsia="Times New Roman" w:hAnsi="Times New Roman" w:cs="Times New Roman"/>
            <w:color w:val="0000FF"/>
            <w:sz w:val="24"/>
            <w:szCs w:val="24"/>
            <w:u w:val="single"/>
          </w:rPr>
          <w:t>GitHub</w:t>
        </w:r>
      </w:hyperlink>
    </w:p>
    <w:p w:rsidR="00F10579" w:rsidRPr="00F10579" w:rsidRDefault="00F10579" w:rsidP="00F10579">
      <w:pPr>
        <w:numPr>
          <w:ilvl w:val="0"/>
          <w:numId w:val="4"/>
        </w:numPr>
        <w:spacing w:before="100" w:beforeAutospacing="1" w:after="100" w:afterAutospacing="1" w:line="240" w:lineRule="auto"/>
        <w:rPr>
          <w:rFonts w:ascii="Times New Roman" w:eastAsia="Times New Roman" w:hAnsi="Times New Roman" w:cs="Times New Roman"/>
          <w:sz w:val="24"/>
          <w:szCs w:val="24"/>
        </w:rPr>
      </w:pPr>
      <w:hyperlink r:id="rId38" w:history="1">
        <w:r w:rsidRPr="00F10579">
          <w:rPr>
            <w:rFonts w:ascii="Times New Roman" w:eastAsia="Times New Roman" w:hAnsi="Times New Roman" w:cs="Times New Roman"/>
            <w:color w:val="0000FF"/>
            <w:sz w:val="24"/>
            <w:szCs w:val="24"/>
            <w:u w:val="single"/>
          </w:rPr>
          <w:t>Glitch</w:t>
        </w:r>
      </w:hyperlink>
    </w:p>
    <w:p w:rsidR="00F10579" w:rsidRPr="00F10579" w:rsidRDefault="00F10579" w:rsidP="00F10579">
      <w:pPr>
        <w:numPr>
          <w:ilvl w:val="0"/>
          <w:numId w:val="4"/>
        </w:numPr>
        <w:spacing w:before="100" w:beforeAutospacing="1" w:after="100" w:afterAutospacing="1" w:line="240" w:lineRule="auto"/>
        <w:rPr>
          <w:rFonts w:ascii="Times New Roman" w:eastAsia="Times New Roman" w:hAnsi="Times New Roman" w:cs="Times New Roman"/>
          <w:sz w:val="24"/>
          <w:szCs w:val="24"/>
        </w:rPr>
      </w:pPr>
      <w:hyperlink r:id="rId39" w:history="1">
        <w:r w:rsidRPr="00F10579">
          <w:rPr>
            <w:rFonts w:ascii="Times New Roman" w:eastAsia="Times New Roman" w:hAnsi="Times New Roman" w:cs="Times New Roman"/>
            <w:color w:val="0000FF"/>
            <w:sz w:val="24"/>
            <w:szCs w:val="24"/>
            <w:u w:val="single"/>
          </w:rPr>
          <w:t>Blog</w:t>
        </w:r>
      </w:hyperlink>
    </w:p>
    <w:p w:rsidR="00F10579" w:rsidRPr="00F10579" w:rsidRDefault="00F10579" w:rsidP="00F10579">
      <w:pPr>
        <w:spacing w:before="100" w:beforeAutospacing="1" w:after="100" w:afterAutospacing="1" w:line="240" w:lineRule="auto"/>
        <w:rPr>
          <w:rFonts w:ascii="Times New Roman" w:eastAsia="Times New Roman" w:hAnsi="Times New Roman" w:cs="Times New Roman"/>
          <w:sz w:val="24"/>
          <w:szCs w:val="24"/>
        </w:rPr>
      </w:pPr>
      <w:r w:rsidRPr="00F10579">
        <w:rPr>
          <w:rFonts w:ascii="Times New Roman" w:eastAsia="Times New Roman" w:hAnsi="Times New Roman" w:cs="Times New Roman"/>
          <w:sz w:val="24"/>
          <w:szCs w:val="24"/>
        </w:rPr>
        <w:t>There are two useful techniques that can be used to improve the performance of your web page:</w:t>
      </w:r>
    </w:p>
    <w:p w:rsidR="00F10579" w:rsidRPr="00F10579" w:rsidRDefault="00F10579" w:rsidP="00F10579">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spellStart"/>
      <w:r w:rsidRPr="00F10579">
        <w:rPr>
          <w:rFonts w:ascii="Times New Roman" w:eastAsia="Times New Roman" w:hAnsi="Times New Roman" w:cs="Times New Roman"/>
          <w:sz w:val="24"/>
          <w:szCs w:val="24"/>
        </w:rPr>
        <w:t>Minification</w:t>
      </w:r>
      <w:proofErr w:type="spellEnd"/>
    </w:p>
    <w:p w:rsidR="00F10579" w:rsidRPr="00F10579" w:rsidRDefault="00F10579" w:rsidP="00F1057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10579">
        <w:rPr>
          <w:rFonts w:ascii="Times New Roman" w:eastAsia="Times New Roman" w:hAnsi="Times New Roman" w:cs="Times New Roman"/>
          <w:sz w:val="24"/>
          <w:szCs w:val="24"/>
        </w:rPr>
        <w:t>Data compression</w:t>
      </w:r>
    </w:p>
    <w:p w:rsidR="00F10579" w:rsidRPr="00F10579" w:rsidRDefault="00F10579" w:rsidP="00F10579">
      <w:pPr>
        <w:spacing w:before="100" w:beforeAutospacing="1" w:after="100" w:afterAutospacing="1" w:line="240" w:lineRule="auto"/>
        <w:rPr>
          <w:rFonts w:ascii="Times New Roman" w:eastAsia="Times New Roman" w:hAnsi="Times New Roman" w:cs="Times New Roman"/>
          <w:sz w:val="24"/>
          <w:szCs w:val="24"/>
        </w:rPr>
      </w:pPr>
      <w:r w:rsidRPr="00F10579">
        <w:rPr>
          <w:rFonts w:ascii="Times New Roman" w:eastAsia="Times New Roman" w:hAnsi="Times New Roman" w:cs="Times New Roman"/>
          <w:sz w:val="24"/>
          <w:szCs w:val="24"/>
        </w:rPr>
        <w:t>Incorporating both of these techniques reduces payload sizes and in turn improves page load times.</w:t>
      </w:r>
    </w:p>
    <w:p w:rsidR="00F10579" w:rsidRPr="00F10579" w:rsidRDefault="00F10579" w:rsidP="00F10579">
      <w:pPr>
        <w:spacing w:before="100" w:beforeAutospacing="1" w:after="100" w:afterAutospacing="1" w:line="240" w:lineRule="auto"/>
        <w:outlineLvl w:val="1"/>
        <w:rPr>
          <w:rFonts w:ascii="Times New Roman" w:eastAsia="Times New Roman" w:hAnsi="Times New Roman" w:cs="Times New Roman"/>
          <w:b/>
          <w:bCs/>
          <w:sz w:val="36"/>
          <w:szCs w:val="36"/>
        </w:rPr>
      </w:pPr>
      <w:r w:rsidRPr="00F10579">
        <w:rPr>
          <w:rFonts w:ascii="Times New Roman" w:eastAsia="Times New Roman" w:hAnsi="Times New Roman" w:cs="Times New Roman"/>
          <w:b/>
          <w:bCs/>
          <w:sz w:val="36"/>
          <w:szCs w:val="36"/>
        </w:rPr>
        <w:lastRenderedPageBreak/>
        <w:t xml:space="preserve">Measure </w:t>
      </w:r>
      <w:hyperlink r:id="rId40" w:anchor="measure" w:history="1">
        <w:r w:rsidRPr="00F10579">
          <w:rPr>
            <w:rFonts w:ascii="Times New Roman" w:eastAsia="Times New Roman" w:hAnsi="Times New Roman" w:cs="Times New Roman"/>
            <w:b/>
            <w:bCs/>
            <w:color w:val="0000FF"/>
            <w:sz w:val="36"/>
            <w:szCs w:val="36"/>
            <w:u w:val="single"/>
          </w:rPr>
          <w:t>#</w:t>
        </w:r>
      </w:hyperlink>
    </w:p>
    <w:p w:rsidR="00F10579" w:rsidRPr="00F10579" w:rsidRDefault="00F10579" w:rsidP="00F10579">
      <w:pPr>
        <w:spacing w:before="100" w:beforeAutospacing="1" w:after="100" w:afterAutospacing="1" w:line="240" w:lineRule="auto"/>
        <w:rPr>
          <w:rFonts w:ascii="Times New Roman" w:eastAsia="Times New Roman" w:hAnsi="Times New Roman" w:cs="Times New Roman"/>
          <w:sz w:val="24"/>
          <w:szCs w:val="24"/>
        </w:rPr>
      </w:pPr>
      <w:r w:rsidRPr="00F10579">
        <w:rPr>
          <w:rFonts w:ascii="Times New Roman" w:eastAsia="Times New Roman" w:hAnsi="Times New Roman" w:cs="Times New Roman"/>
          <w:sz w:val="24"/>
          <w:szCs w:val="24"/>
        </w:rPr>
        <w:t>Lighthouse displays a failed audit if it detects any CSS or JS resources on your page that can be minified.</w:t>
      </w:r>
    </w:p>
    <w:p w:rsidR="00F10579" w:rsidRPr="00F10579" w:rsidRDefault="00F10579" w:rsidP="00F10579">
      <w:pPr>
        <w:spacing w:after="0" w:line="240" w:lineRule="auto"/>
        <w:rPr>
          <w:rFonts w:ascii="Times New Roman" w:eastAsia="Times New Roman" w:hAnsi="Times New Roman" w:cs="Times New Roman"/>
          <w:sz w:val="24"/>
          <w:szCs w:val="24"/>
        </w:rPr>
      </w:pPr>
      <w:r w:rsidRPr="00F10579">
        <w:rPr>
          <w:rFonts w:ascii="Times New Roman" w:eastAsia="Times New Roman" w:hAnsi="Times New Roman" w:cs="Times New Roman"/>
          <w:noProof/>
          <w:sz w:val="24"/>
          <w:szCs w:val="24"/>
        </w:rPr>
        <w:drawing>
          <wp:inline distT="0" distB="0" distL="0" distR="0">
            <wp:extent cx="7617460" cy="858520"/>
            <wp:effectExtent l="0" t="0" r="2540" b="0"/>
            <wp:docPr id="6" name="Picture 6" descr="Lighthouse Minify CSS Au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ghthouse Minify CSS Audi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617460" cy="858520"/>
                    </a:xfrm>
                    <a:prstGeom prst="rect">
                      <a:avLst/>
                    </a:prstGeom>
                    <a:noFill/>
                    <a:ln>
                      <a:noFill/>
                    </a:ln>
                  </pic:spPr>
                </pic:pic>
              </a:graphicData>
            </a:graphic>
          </wp:inline>
        </w:drawing>
      </w:r>
      <w:r w:rsidRPr="00F10579">
        <w:rPr>
          <w:rFonts w:ascii="Times New Roman" w:eastAsia="Times New Roman" w:hAnsi="Times New Roman" w:cs="Times New Roman"/>
          <w:noProof/>
          <w:sz w:val="24"/>
          <w:szCs w:val="24"/>
        </w:rPr>
        <w:drawing>
          <wp:inline distT="0" distB="0" distL="0" distR="0">
            <wp:extent cx="7617460" cy="1065530"/>
            <wp:effectExtent l="0" t="0" r="2540" b="1270"/>
            <wp:docPr id="5" name="Picture 5" descr="Lighthouse Minify JS Au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house Minify JS Audi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617460" cy="1065530"/>
                    </a:xfrm>
                    <a:prstGeom prst="rect">
                      <a:avLst/>
                    </a:prstGeom>
                    <a:noFill/>
                    <a:ln>
                      <a:noFill/>
                    </a:ln>
                  </pic:spPr>
                </pic:pic>
              </a:graphicData>
            </a:graphic>
          </wp:inline>
        </w:drawing>
      </w:r>
    </w:p>
    <w:p w:rsidR="00F10579" w:rsidRPr="00F10579" w:rsidRDefault="00F10579" w:rsidP="00F10579">
      <w:pPr>
        <w:spacing w:before="100" w:beforeAutospacing="1" w:after="100" w:afterAutospacing="1" w:line="240" w:lineRule="auto"/>
        <w:rPr>
          <w:rFonts w:ascii="Times New Roman" w:eastAsia="Times New Roman" w:hAnsi="Times New Roman" w:cs="Times New Roman"/>
          <w:sz w:val="24"/>
          <w:szCs w:val="24"/>
        </w:rPr>
      </w:pPr>
      <w:r w:rsidRPr="00F10579">
        <w:rPr>
          <w:rFonts w:ascii="Times New Roman" w:eastAsia="Times New Roman" w:hAnsi="Times New Roman" w:cs="Times New Roman"/>
          <w:sz w:val="24"/>
          <w:szCs w:val="24"/>
        </w:rPr>
        <w:t>It also audits for any uncompressed assets.</w:t>
      </w:r>
    </w:p>
    <w:p w:rsidR="00F10579" w:rsidRPr="00F10579" w:rsidRDefault="00F10579" w:rsidP="00F10579">
      <w:pPr>
        <w:spacing w:after="0" w:line="240" w:lineRule="auto"/>
        <w:rPr>
          <w:rFonts w:ascii="Times New Roman" w:eastAsia="Times New Roman" w:hAnsi="Times New Roman" w:cs="Times New Roman"/>
          <w:sz w:val="24"/>
          <w:szCs w:val="24"/>
        </w:rPr>
      </w:pPr>
      <w:r w:rsidRPr="00F10579">
        <w:rPr>
          <w:rFonts w:ascii="Times New Roman" w:eastAsia="Times New Roman" w:hAnsi="Times New Roman" w:cs="Times New Roman"/>
          <w:noProof/>
          <w:sz w:val="24"/>
          <w:szCs w:val="24"/>
        </w:rPr>
        <w:drawing>
          <wp:inline distT="0" distB="0" distL="0" distR="0">
            <wp:extent cx="7617460" cy="1169035"/>
            <wp:effectExtent l="0" t="0" r="2540" b="0"/>
            <wp:docPr id="4" name="Picture 4" descr="Lighthouse: Enable text com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ghthouse: Enable text compression"/>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617460" cy="1169035"/>
                    </a:xfrm>
                    <a:prstGeom prst="rect">
                      <a:avLst/>
                    </a:prstGeom>
                    <a:noFill/>
                    <a:ln>
                      <a:noFill/>
                    </a:ln>
                  </pic:spPr>
                </pic:pic>
              </a:graphicData>
            </a:graphic>
          </wp:inline>
        </w:drawing>
      </w:r>
    </w:p>
    <w:p w:rsidR="00F10579" w:rsidRPr="00F10579" w:rsidRDefault="00F10579" w:rsidP="00F10579">
      <w:pPr>
        <w:spacing w:before="100" w:beforeAutospacing="1" w:after="100" w:afterAutospacing="1" w:line="240" w:lineRule="auto"/>
        <w:outlineLvl w:val="1"/>
        <w:rPr>
          <w:rFonts w:ascii="Times New Roman" w:eastAsia="Times New Roman" w:hAnsi="Times New Roman" w:cs="Times New Roman"/>
          <w:b/>
          <w:bCs/>
          <w:sz w:val="36"/>
          <w:szCs w:val="36"/>
        </w:rPr>
      </w:pPr>
      <w:proofErr w:type="spellStart"/>
      <w:r w:rsidRPr="00F10579">
        <w:rPr>
          <w:rFonts w:ascii="Times New Roman" w:eastAsia="Times New Roman" w:hAnsi="Times New Roman" w:cs="Times New Roman"/>
          <w:b/>
          <w:bCs/>
          <w:sz w:val="36"/>
          <w:szCs w:val="36"/>
        </w:rPr>
        <w:t>Minification</w:t>
      </w:r>
      <w:proofErr w:type="spellEnd"/>
      <w:r w:rsidRPr="00F10579">
        <w:rPr>
          <w:rFonts w:ascii="Times New Roman" w:eastAsia="Times New Roman" w:hAnsi="Times New Roman" w:cs="Times New Roman"/>
          <w:b/>
          <w:bCs/>
          <w:sz w:val="36"/>
          <w:szCs w:val="36"/>
        </w:rPr>
        <w:t xml:space="preserve"> </w:t>
      </w:r>
      <w:hyperlink r:id="rId44" w:anchor="minification" w:history="1">
        <w:r w:rsidRPr="00F10579">
          <w:rPr>
            <w:rFonts w:ascii="Times New Roman" w:eastAsia="Times New Roman" w:hAnsi="Times New Roman" w:cs="Times New Roman"/>
            <w:b/>
            <w:bCs/>
            <w:color w:val="0000FF"/>
            <w:sz w:val="36"/>
            <w:szCs w:val="36"/>
            <w:u w:val="single"/>
          </w:rPr>
          <w:t>#</w:t>
        </w:r>
      </w:hyperlink>
    </w:p>
    <w:p w:rsidR="00F10579" w:rsidRPr="00F10579" w:rsidRDefault="00F10579" w:rsidP="00F10579">
      <w:pPr>
        <w:spacing w:before="100" w:beforeAutospacing="1" w:after="100" w:afterAutospacing="1" w:line="240" w:lineRule="auto"/>
        <w:rPr>
          <w:rFonts w:ascii="Times New Roman" w:eastAsia="Times New Roman" w:hAnsi="Times New Roman" w:cs="Times New Roman"/>
          <w:sz w:val="24"/>
          <w:szCs w:val="24"/>
        </w:rPr>
      </w:pPr>
      <w:proofErr w:type="spellStart"/>
      <w:r w:rsidRPr="00F10579">
        <w:rPr>
          <w:rFonts w:ascii="Times New Roman" w:eastAsia="Times New Roman" w:hAnsi="Times New Roman" w:cs="Times New Roman"/>
          <w:b/>
          <w:bCs/>
          <w:sz w:val="24"/>
          <w:szCs w:val="24"/>
        </w:rPr>
        <w:t>Minification</w:t>
      </w:r>
      <w:proofErr w:type="spellEnd"/>
      <w:r w:rsidRPr="00F10579">
        <w:rPr>
          <w:rFonts w:ascii="Times New Roman" w:eastAsia="Times New Roman" w:hAnsi="Times New Roman" w:cs="Times New Roman"/>
          <w:sz w:val="24"/>
          <w:szCs w:val="24"/>
        </w:rPr>
        <w:t xml:space="preserve"> is the process of removing whitespace and any code that is not necessary to create a smaller but perfectly valid code file. </w:t>
      </w:r>
      <w:hyperlink r:id="rId45" w:history="1">
        <w:r w:rsidRPr="00F10579">
          <w:rPr>
            <w:rFonts w:ascii="Times New Roman" w:eastAsia="Times New Roman" w:hAnsi="Times New Roman" w:cs="Times New Roman"/>
            <w:color w:val="0000FF"/>
            <w:sz w:val="24"/>
            <w:szCs w:val="24"/>
            <w:u w:val="single"/>
          </w:rPr>
          <w:t>Terser</w:t>
        </w:r>
      </w:hyperlink>
      <w:r w:rsidRPr="00F10579">
        <w:rPr>
          <w:rFonts w:ascii="Times New Roman" w:eastAsia="Times New Roman" w:hAnsi="Times New Roman" w:cs="Times New Roman"/>
          <w:sz w:val="24"/>
          <w:szCs w:val="24"/>
        </w:rPr>
        <w:t xml:space="preserve"> is a popular JavaScript compression tool and </w:t>
      </w:r>
      <w:hyperlink r:id="rId46" w:history="1">
        <w:proofErr w:type="spellStart"/>
        <w:r w:rsidRPr="00F10579">
          <w:rPr>
            <w:rFonts w:ascii="Times New Roman" w:eastAsia="Times New Roman" w:hAnsi="Times New Roman" w:cs="Times New Roman"/>
            <w:color w:val="0000FF"/>
            <w:sz w:val="24"/>
            <w:szCs w:val="24"/>
            <w:u w:val="single"/>
          </w:rPr>
          <w:t>webpack</w:t>
        </w:r>
        <w:proofErr w:type="spellEnd"/>
      </w:hyperlink>
      <w:r w:rsidRPr="00F10579">
        <w:rPr>
          <w:rFonts w:ascii="Times New Roman" w:eastAsia="Times New Roman" w:hAnsi="Times New Roman" w:cs="Times New Roman"/>
          <w:sz w:val="24"/>
          <w:szCs w:val="24"/>
        </w:rPr>
        <w:t xml:space="preserve"> v4 includes a plugin for this library by default to create minified build files.</w:t>
      </w:r>
    </w:p>
    <w:p w:rsidR="00F10579" w:rsidRPr="00F10579" w:rsidRDefault="00F10579" w:rsidP="00F1057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10579">
        <w:rPr>
          <w:rFonts w:ascii="Times New Roman" w:eastAsia="Times New Roman" w:hAnsi="Times New Roman" w:cs="Times New Roman"/>
          <w:sz w:val="24"/>
          <w:szCs w:val="24"/>
        </w:rPr>
        <w:t xml:space="preserve">If you're using </w:t>
      </w:r>
      <w:proofErr w:type="spellStart"/>
      <w:r w:rsidRPr="00F10579">
        <w:rPr>
          <w:rFonts w:ascii="Times New Roman" w:eastAsia="Times New Roman" w:hAnsi="Times New Roman" w:cs="Times New Roman"/>
          <w:sz w:val="24"/>
          <w:szCs w:val="24"/>
        </w:rPr>
        <w:t>webpack</w:t>
      </w:r>
      <w:proofErr w:type="spellEnd"/>
      <w:r w:rsidRPr="00F10579">
        <w:rPr>
          <w:rFonts w:ascii="Times New Roman" w:eastAsia="Times New Roman" w:hAnsi="Times New Roman" w:cs="Times New Roman"/>
          <w:sz w:val="24"/>
          <w:szCs w:val="24"/>
        </w:rPr>
        <w:t xml:space="preserve"> v4 or greater, you should be good to go without doing any additional work. </w:t>
      </w:r>
      <w:r w:rsidRPr="00F10579">
        <w:rPr>
          <w:rFonts w:ascii="Segoe UI Symbol" w:eastAsia="Times New Roman" w:hAnsi="Segoe UI Symbol" w:cs="Segoe UI Symbol"/>
          <w:sz w:val="24"/>
          <w:szCs w:val="24"/>
        </w:rPr>
        <w:t>👍</w:t>
      </w:r>
    </w:p>
    <w:p w:rsidR="00F10579" w:rsidRPr="00F10579" w:rsidRDefault="00F10579" w:rsidP="00F1057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10579">
        <w:rPr>
          <w:rFonts w:ascii="Times New Roman" w:eastAsia="Times New Roman" w:hAnsi="Times New Roman" w:cs="Times New Roman"/>
          <w:sz w:val="24"/>
          <w:szCs w:val="24"/>
        </w:rPr>
        <w:t xml:space="preserve">If you are using an older version of </w:t>
      </w:r>
      <w:proofErr w:type="spellStart"/>
      <w:r w:rsidRPr="00F10579">
        <w:rPr>
          <w:rFonts w:ascii="Times New Roman" w:eastAsia="Times New Roman" w:hAnsi="Times New Roman" w:cs="Times New Roman"/>
          <w:sz w:val="24"/>
          <w:szCs w:val="24"/>
        </w:rPr>
        <w:t>webpack</w:t>
      </w:r>
      <w:proofErr w:type="spellEnd"/>
      <w:r w:rsidRPr="00F10579">
        <w:rPr>
          <w:rFonts w:ascii="Times New Roman" w:eastAsia="Times New Roman" w:hAnsi="Times New Roman" w:cs="Times New Roman"/>
          <w:sz w:val="24"/>
          <w:szCs w:val="24"/>
        </w:rPr>
        <w:t xml:space="preserve">, install and include </w:t>
      </w:r>
      <w:proofErr w:type="spellStart"/>
      <w:r w:rsidRPr="00F10579">
        <w:rPr>
          <w:rFonts w:ascii="Courier New" w:eastAsia="Times New Roman" w:hAnsi="Courier New" w:cs="Courier New"/>
          <w:sz w:val="20"/>
          <w:szCs w:val="20"/>
        </w:rPr>
        <w:t>TerserWebpackPlugin</w:t>
      </w:r>
      <w:proofErr w:type="spellEnd"/>
      <w:r w:rsidRPr="00F10579">
        <w:rPr>
          <w:rFonts w:ascii="Times New Roman" w:eastAsia="Times New Roman" w:hAnsi="Times New Roman" w:cs="Times New Roman"/>
          <w:sz w:val="24"/>
          <w:szCs w:val="24"/>
        </w:rPr>
        <w:t xml:space="preserve"> into your </w:t>
      </w:r>
      <w:proofErr w:type="spellStart"/>
      <w:r w:rsidRPr="00F10579">
        <w:rPr>
          <w:rFonts w:ascii="Times New Roman" w:eastAsia="Times New Roman" w:hAnsi="Times New Roman" w:cs="Times New Roman"/>
          <w:sz w:val="24"/>
          <w:szCs w:val="24"/>
        </w:rPr>
        <w:t>webpack</w:t>
      </w:r>
      <w:proofErr w:type="spellEnd"/>
      <w:r w:rsidRPr="00F10579">
        <w:rPr>
          <w:rFonts w:ascii="Times New Roman" w:eastAsia="Times New Roman" w:hAnsi="Times New Roman" w:cs="Times New Roman"/>
          <w:sz w:val="24"/>
          <w:szCs w:val="24"/>
        </w:rPr>
        <w:t xml:space="preserve"> configuration settings. Follow the </w:t>
      </w:r>
      <w:hyperlink r:id="rId47" w:history="1">
        <w:r w:rsidRPr="00F10579">
          <w:rPr>
            <w:rFonts w:ascii="Times New Roman" w:eastAsia="Times New Roman" w:hAnsi="Times New Roman" w:cs="Times New Roman"/>
            <w:color w:val="0000FF"/>
            <w:sz w:val="24"/>
            <w:szCs w:val="24"/>
            <w:u w:val="single"/>
          </w:rPr>
          <w:t>documentation</w:t>
        </w:r>
      </w:hyperlink>
      <w:r w:rsidRPr="00F10579">
        <w:rPr>
          <w:rFonts w:ascii="Times New Roman" w:eastAsia="Times New Roman" w:hAnsi="Times New Roman" w:cs="Times New Roman"/>
          <w:sz w:val="24"/>
          <w:szCs w:val="24"/>
        </w:rPr>
        <w:t xml:space="preserve"> to learn how.</w:t>
      </w:r>
    </w:p>
    <w:p w:rsidR="00F10579" w:rsidRPr="00F10579" w:rsidRDefault="00F10579" w:rsidP="00F1057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10579">
        <w:rPr>
          <w:rFonts w:ascii="Times New Roman" w:eastAsia="Times New Roman" w:hAnsi="Times New Roman" w:cs="Times New Roman"/>
          <w:sz w:val="24"/>
          <w:szCs w:val="24"/>
        </w:rPr>
        <w:t xml:space="preserve">If you are not using a module bundler, use </w:t>
      </w:r>
      <w:r w:rsidRPr="00F10579">
        <w:rPr>
          <w:rFonts w:ascii="Courier New" w:eastAsia="Times New Roman" w:hAnsi="Courier New" w:cs="Courier New"/>
          <w:sz w:val="20"/>
          <w:szCs w:val="20"/>
        </w:rPr>
        <w:t>Terser</w:t>
      </w:r>
      <w:r w:rsidRPr="00F10579">
        <w:rPr>
          <w:rFonts w:ascii="Times New Roman" w:eastAsia="Times New Roman" w:hAnsi="Times New Roman" w:cs="Times New Roman"/>
          <w:sz w:val="24"/>
          <w:szCs w:val="24"/>
        </w:rPr>
        <w:t xml:space="preserve"> as a CLI tool or include it directly as a dependency to your application. The project </w:t>
      </w:r>
      <w:hyperlink r:id="rId48" w:history="1">
        <w:r w:rsidRPr="00F10579">
          <w:rPr>
            <w:rFonts w:ascii="Times New Roman" w:eastAsia="Times New Roman" w:hAnsi="Times New Roman" w:cs="Times New Roman"/>
            <w:color w:val="0000FF"/>
            <w:sz w:val="24"/>
            <w:szCs w:val="24"/>
            <w:u w:val="single"/>
          </w:rPr>
          <w:t>documentation</w:t>
        </w:r>
      </w:hyperlink>
      <w:r w:rsidRPr="00F10579">
        <w:rPr>
          <w:rFonts w:ascii="Times New Roman" w:eastAsia="Times New Roman" w:hAnsi="Times New Roman" w:cs="Times New Roman"/>
          <w:sz w:val="24"/>
          <w:szCs w:val="24"/>
        </w:rPr>
        <w:t xml:space="preserve"> provides instructions.</w:t>
      </w:r>
    </w:p>
    <w:p w:rsidR="00F10579" w:rsidRPr="00F10579" w:rsidRDefault="00F10579" w:rsidP="00F10579">
      <w:pPr>
        <w:spacing w:before="100" w:beforeAutospacing="1" w:after="100" w:afterAutospacing="1" w:line="240" w:lineRule="auto"/>
        <w:outlineLvl w:val="1"/>
        <w:rPr>
          <w:rFonts w:ascii="Times New Roman" w:eastAsia="Times New Roman" w:hAnsi="Times New Roman" w:cs="Times New Roman"/>
          <w:b/>
          <w:bCs/>
          <w:sz w:val="36"/>
          <w:szCs w:val="36"/>
        </w:rPr>
      </w:pPr>
      <w:r w:rsidRPr="00F10579">
        <w:rPr>
          <w:rFonts w:ascii="Times New Roman" w:eastAsia="Times New Roman" w:hAnsi="Times New Roman" w:cs="Times New Roman"/>
          <w:b/>
          <w:bCs/>
          <w:sz w:val="36"/>
          <w:szCs w:val="36"/>
        </w:rPr>
        <w:t xml:space="preserve">Data compression </w:t>
      </w:r>
      <w:hyperlink r:id="rId49" w:anchor="data-compression" w:history="1">
        <w:r w:rsidRPr="00F10579">
          <w:rPr>
            <w:rFonts w:ascii="Times New Roman" w:eastAsia="Times New Roman" w:hAnsi="Times New Roman" w:cs="Times New Roman"/>
            <w:b/>
            <w:bCs/>
            <w:color w:val="0000FF"/>
            <w:sz w:val="36"/>
            <w:szCs w:val="36"/>
            <w:u w:val="single"/>
          </w:rPr>
          <w:t>#</w:t>
        </w:r>
      </w:hyperlink>
    </w:p>
    <w:p w:rsidR="00F10579" w:rsidRPr="00F10579" w:rsidRDefault="00F10579" w:rsidP="00F10579">
      <w:pPr>
        <w:spacing w:before="100" w:beforeAutospacing="1" w:after="100" w:afterAutospacing="1" w:line="240" w:lineRule="auto"/>
        <w:rPr>
          <w:rFonts w:ascii="Times New Roman" w:eastAsia="Times New Roman" w:hAnsi="Times New Roman" w:cs="Times New Roman"/>
          <w:sz w:val="24"/>
          <w:szCs w:val="24"/>
        </w:rPr>
      </w:pPr>
      <w:r w:rsidRPr="00F10579">
        <w:rPr>
          <w:rFonts w:ascii="Times New Roman" w:eastAsia="Times New Roman" w:hAnsi="Times New Roman" w:cs="Times New Roman"/>
          <w:b/>
          <w:bCs/>
          <w:sz w:val="24"/>
          <w:szCs w:val="24"/>
        </w:rPr>
        <w:t>Compression</w:t>
      </w:r>
      <w:r w:rsidRPr="00F10579">
        <w:rPr>
          <w:rFonts w:ascii="Times New Roman" w:eastAsia="Times New Roman" w:hAnsi="Times New Roman" w:cs="Times New Roman"/>
          <w:sz w:val="24"/>
          <w:szCs w:val="24"/>
        </w:rPr>
        <w:t xml:space="preserve"> is the process of modifying data using a compression algorithm. </w:t>
      </w:r>
      <w:hyperlink r:id="rId50" w:history="1">
        <w:proofErr w:type="spellStart"/>
        <w:r w:rsidRPr="00F10579">
          <w:rPr>
            <w:rFonts w:ascii="Times New Roman" w:eastAsia="Times New Roman" w:hAnsi="Times New Roman" w:cs="Times New Roman"/>
            <w:color w:val="0000FF"/>
            <w:sz w:val="24"/>
            <w:szCs w:val="24"/>
            <w:u w:val="single"/>
          </w:rPr>
          <w:t>Gzip</w:t>
        </w:r>
        <w:proofErr w:type="spellEnd"/>
      </w:hyperlink>
      <w:r w:rsidRPr="00F10579">
        <w:rPr>
          <w:rFonts w:ascii="Times New Roman" w:eastAsia="Times New Roman" w:hAnsi="Times New Roman" w:cs="Times New Roman"/>
          <w:sz w:val="24"/>
          <w:szCs w:val="24"/>
        </w:rPr>
        <w:t xml:space="preserve"> is the most widely used compression format for server and client interactions. </w:t>
      </w:r>
      <w:hyperlink r:id="rId51" w:history="1">
        <w:proofErr w:type="spellStart"/>
        <w:r w:rsidRPr="00F10579">
          <w:rPr>
            <w:rFonts w:ascii="Times New Roman" w:eastAsia="Times New Roman" w:hAnsi="Times New Roman" w:cs="Times New Roman"/>
            <w:color w:val="0000FF"/>
            <w:sz w:val="24"/>
            <w:szCs w:val="24"/>
            <w:u w:val="single"/>
          </w:rPr>
          <w:t>Brotli</w:t>
        </w:r>
        <w:proofErr w:type="spellEnd"/>
      </w:hyperlink>
      <w:r w:rsidRPr="00F10579">
        <w:rPr>
          <w:rFonts w:ascii="Times New Roman" w:eastAsia="Times New Roman" w:hAnsi="Times New Roman" w:cs="Times New Roman"/>
          <w:sz w:val="24"/>
          <w:szCs w:val="24"/>
        </w:rPr>
        <w:t xml:space="preserve"> is a newer compression algorithm which can provide even better compression results than </w:t>
      </w:r>
      <w:proofErr w:type="spellStart"/>
      <w:r w:rsidRPr="00F10579">
        <w:rPr>
          <w:rFonts w:ascii="Times New Roman" w:eastAsia="Times New Roman" w:hAnsi="Times New Roman" w:cs="Times New Roman"/>
          <w:sz w:val="24"/>
          <w:szCs w:val="24"/>
        </w:rPr>
        <w:t>Gzip</w:t>
      </w:r>
      <w:proofErr w:type="spellEnd"/>
      <w:r w:rsidRPr="00F10579">
        <w:rPr>
          <w:rFonts w:ascii="Times New Roman" w:eastAsia="Times New Roman" w:hAnsi="Times New Roman" w:cs="Times New Roman"/>
          <w:sz w:val="24"/>
          <w:szCs w:val="24"/>
        </w:rPr>
        <w:t>.</w:t>
      </w:r>
    </w:p>
    <w:p w:rsidR="00F10579" w:rsidRPr="00F10579" w:rsidRDefault="00F10579" w:rsidP="00F10579">
      <w:pPr>
        <w:spacing w:before="100" w:beforeAutospacing="1" w:after="100" w:afterAutospacing="1" w:line="240" w:lineRule="auto"/>
        <w:rPr>
          <w:rFonts w:ascii="Times New Roman" w:eastAsia="Times New Roman" w:hAnsi="Times New Roman" w:cs="Times New Roman"/>
          <w:sz w:val="24"/>
          <w:szCs w:val="24"/>
        </w:rPr>
      </w:pPr>
      <w:r w:rsidRPr="00F10579">
        <w:rPr>
          <w:rFonts w:ascii="Times New Roman" w:eastAsia="Times New Roman" w:hAnsi="Times New Roman" w:cs="Times New Roman"/>
          <w:sz w:val="24"/>
          <w:szCs w:val="24"/>
        </w:rPr>
        <w:lastRenderedPageBreak/>
        <w:t>Compressing files can significantly improve the performance of a webpage, but you rarely need to do this yourself. Many hosting platforms, CDNs and reverse proxy servers either encode assets with compression by default or allow you to easily configure them. Read the documentation for the tool that you are using to see if compression is already supported before attempting to roll out your own solution.</w:t>
      </w:r>
    </w:p>
    <w:p w:rsidR="00F10579" w:rsidRPr="00F10579" w:rsidRDefault="00F10579" w:rsidP="00F10579">
      <w:pPr>
        <w:spacing w:before="100" w:beforeAutospacing="1" w:after="100" w:afterAutospacing="1" w:line="240" w:lineRule="auto"/>
        <w:rPr>
          <w:rFonts w:ascii="Times New Roman" w:eastAsia="Times New Roman" w:hAnsi="Times New Roman" w:cs="Times New Roman"/>
          <w:sz w:val="24"/>
          <w:szCs w:val="24"/>
        </w:rPr>
      </w:pPr>
      <w:r w:rsidRPr="00F10579">
        <w:rPr>
          <w:rFonts w:ascii="Times New Roman" w:eastAsia="Times New Roman" w:hAnsi="Times New Roman" w:cs="Times New Roman"/>
          <w:sz w:val="24"/>
          <w:szCs w:val="24"/>
        </w:rPr>
        <w:t>There are two different ways to compress files sent to a browser:</w:t>
      </w:r>
    </w:p>
    <w:p w:rsidR="00F10579" w:rsidRPr="00F10579" w:rsidRDefault="00F10579" w:rsidP="00F1057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10579">
        <w:rPr>
          <w:rFonts w:ascii="Times New Roman" w:eastAsia="Times New Roman" w:hAnsi="Times New Roman" w:cs="Times New Roman"/>
          <w:sz w:val="24"/>
          <w:szCs w:val="24"/>
        </w:rPr>
        <w:t>Dynamically</w:t>
      </w:r>
    </w:p>
    <w:p w:rsidR="00F10579" w:rsidRPr="00F10579" w:rsidRDefault="00F10579" w:rsidP="00F1057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10579">
        <w:rPr>
          <w:rFonts w:ascii="Times New Roman" w:eastAsia="Times New Roman" w:hAnsi="Times New Roman" w:cs="Times New Roman"/>
          <w:sz w:val="24"/>
          <w:szCs w:val="24"/>
        </w:rPr>
        <w:t>Statically</w:t>
      </w:r>
    </w:p>
    <w:p w:rsidR="00F10579" w:rsidRPr="00F10579" w:rsidRDefault="00F10579" w:rsidP="00F10579">
      <w:pPr>
        <w:spacing w:before="100" w:beforeAutospacing="1" w:after="100" w:afterAutospacing="1" w:line="240" w:lineRule="auto"/>
        <w:rPr>
          <w:rFonts w:ascii="Times New Roman" w:eastAsia="Times New Roman" w:hAnsi="Times New Roman" w:cs="Times New Roman"/>
          <w:sz w:val="24"/>
          <w:szCs w:val="24"/>
        </w:rPr>
      </w:pPr>
      <w:r w:rsidRPr="00F10579">
        <w:rPr>
          <w:rFonts w:ascii="Times New Roman" w:eastAsia="Times New Roman" w:hAnsi="Times New Roman" w:cs="Times New Roman"/>
          <w:sz w:val="24"/>
          <w:szCs w:val="24"/>
        </w:rPr>
        <w:t>Both approaches have their own advantages and disadvantages which is covered in the next section. Use whichever works best for your application.</w:t>
      </w:r>
    </w:p>
    <w:p w:rsidR="00F10579" w:rsidRPr="00F10579" w:rsidRDefault="00F10579" w:rsidP="00F10579">
      <w:pPr>
        <w:spacing w:before="100" w:beforeAutospacing="1" w:after="100" w:afterAutospacing="1" w:line="240" w:lineRule="auto"/>
        <w:outlineLvl w:val="1"/>
        <w:rPr>
          <w:rFonts w:ascii="Times New Roman" w:eastAsia="Times New Roman" w:hAnsi="Times New Roman" w:cs="Times New Roman"/>
          <w:b/>
          <w:bCs/>
          <w:sz w:val="36"/>
          <w:szCs w:val="36"/>
        </w:rPr>
      </w:pPr>
      <w:r w:rsidRPr="00F10579">
        <w:rPr>
          <w:rFonts w:ascii="Times New Roman" w:eastAsia="Times New Roman" w:hAnsi="Times New Roman" w:cs="Times New Roman"/>
          <w:b/>
          <w:bCs/>
          <w:sz w:val="36"/>
          <w:szCs w:val="36"/>
        </w:rPr>
        <w:t xml:space="preserve">Dynamic compression </w:t>
      </w:r>
      <w:hyperlink r:id="rId52" w:anchor="dynamic-compression" w:history="1">
        <w:r w:rsidRPr="00F10579">
          <w:rPr>
            <w:rFonts w:ascii="Times New Roman" w:eastAsia="Times New Roman" w:hAnsi="Times New Roman" w:cs="Times New Roman"/>
            <w:b/>
            <w:bCs/>
            <w:color w:val="0000FF"/>
            <w:sz w:val="36"/>
            <w:szCs w:val="36"/>
            <w:u w:val="single"/>
          </w:rPr>
          <w:t>#</w:t>
        </w:r>
      </w:hyperlink>
    </w:p>
    <w:p w:rsidR="00F10579" w:rsidRPr="00F10579" w:rsidRDefault="00F10579" w:rsidP="00F10579">
      <w:pPr>
        <w:spacing w:before="100" w:beforeAutospacing="1" w:after="100" w:afterAutospacing="1" w:line="240" w:lineRule="auto"/>
        <w:rPr>
          <w:rFonts w:ascii="Times New Roman" w:eastAsia="Times New Roman" w:hAnsi="Times New Roman" w:cs="Times New Roman"/>
          <w:sz w:val="24"/>
          <w:szCs w:val="24"/>
        </w:rPr>
      </w:pPr>
      <w:r w:rsidRPr="00F10579">
        <w:rPr>
          <w:rFonts w:ascii="Times New Roman" w:eastAsia="Times New Roman" w:hAnsi="Times New Roman" w:cs="Times New Roman"/>
          <w:sz w:val="24"/>
          <w:szCs w:val="24"/>
        </w:rPr>
        <w:t>This process involves compressing assets on-the-fly as they get requested by the browser. This can be simpler than compressing files manually or with a build process, but can cause delays if high compression levels are used.</w:t>
      </w:r>
    </w:p>
    <w:p w:rsidR="00F10579" w:rsidRPr="00F10579" w:rsidRDefault="00F10579" w:rsidP="00F10579">
      <w:pPr>
        <w:spacing w:before="100" w:beforeAutospacing="1" w:after="100" w:afterAutospacing="1" w:line="240" w:lineRule="auto"/>
        <w:rPr>
          <w:rFonts w:ascii="Times New Roman" w:eastAsia="Times New Roman" w:hAnsi="Times New Roman" w:cs="Times New Roman"/>
          <w:sz w:val="24"/>
          <w:szCs w:val="24"/>
        </w:rPr>
      </w:pPr>
      <w:hyperlink r:id="rId53" w:history="1">
        <w:r w:rsidRPr="00F10579">
          <w:rPr>
            <w:rFonts w:ascii="Times New Roman" w:eastAsia="Times New Roman" w:hAnsi="Times New Roman" w:cs="Times New Roman"/>
            <w:color w:val="0000FF"/>
            <w:sz w:val="24"/>
            <w:szCs w:val="24"/>
            <w:u w:val="single"/>
          </w:rPr>
          <w:t>Express</w:t>
        </w:r>
      </w:hyperlink>
      <w:r w:rsidRPr="00F10579">
        <w:rPr>
          <w:rFonts w:ascii="Times New Roman" w:eastAsia="Times New Roman" w:hAnsi="Times New Roman" w:cs="Times New Roman"/>
          <w:sz w:val="24"/>
          <w:szCs w:val="24"/>
        </w:rPr>
        <w:t xml:space="preserve"> is a popular web framework for Node and provides a </w:t>
      </w:r>
      <w:hyperlink r:id="rId54" w:history="1">
        <w:r w:rsidRPr="00F10579">
          <w:rPr>
            <w:rFonts w:ascii="Times New Roman" w:eastAsia="Times New Roman" w:hAnsi="Times New Roman" w:cs="Times New Roman"/>
            <w:color w:val="0000FF"/>
            <w:sz w:val="24"/>
            <w:szCs w:val="24"/>
            <w:u w:val="single"/>
          </w:rPr>
          <w:t>compression</w:t>
        </w:r>
      </w:hyperlink>
      <w:r w:rsidRPr="00F10579">
        <w:rPr>
          <w:rFonts w:ascii="Times New Roman" w:eastAsia="Times New Roman" w:hAnsi="Times New Roman" w:cs="Times New Roman"/>
          <w:sz w:val="24"/>
          <w:szCs w:val="24"/>
        </w:rPr>
        <w:t xml:space="preserve"> middleware library. Use it to compress any asset as it gets requested. Here is an example of an entire server file that uses it correctly:</w:t>
      </w:r>
    </w:p>
    <w:p w:rsidR="00F10579" w:rsidRPr="00F10579" w:rsidRDefault="00F10579" w:rsidP="00F10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F10579">
        <w:rPr>
          <w:rFonts w:ascii="Courier New" w:eastAsia="Times New Roman" w:hAnsi="Courier New" w:cs="Courier New"/>
          <w:sz w:val="20"/>
          <w:szCs w:val="20"/>
        </w:rPr>
        <w:t>const</w:t>
      </w:r>
      <w:proofErr w:type="spellEnd"/>
      <w:r w:rsidRPr="00F10579">
        <w:rPr>
          <w:rFonts w:ascii="Courier New" w:eastAsia="Times New Roman" w:hAnsi="Courier New" w:cs="Courier New"/>
          <w:sz w:val="20"/>
          <w:szCs w:val="20"/>
        </w:rPr>
        <w:t xml:space="preserve"> express = require('express');</w:t>
      </w:r>
      <w:r w:rsidRPr="00F10579">
        <w:rPr>
          <w:rFonts w:ascii="Courier New" w:eastAsia="Times New Roman" w:hAnsi="Courier New" w:cs="Courier New"/>
          <w:sz w:val="20"/>
          <w:szCs w:val="20"/>
        </w:rPr>
        <w:br/>
      </w:r>
      <w:proofErr w:type="spellStart"/>
      <w:r w:rsidRPr="00F10579">
        <w:rPr>
          <w:rFonts w:ascii="Courier New" w:eastAsia="Times New Roman" w:hAnsi="Courier New" w:cs="Courier New"/>
          <w:sz w:val="20"/>
          <w:szCs w:val="20"/>
        </w:rPr>
        <w:t>const</w:t>
      </w:r>
      <w:proofErr w:type="spellEnd"/>
      <w:r w:rsidRPr="00F10579">
        <w:rPr>
          <w:rFonts w:ascii="Courier New" w:eastAsia="Times New Roman" w:hAnsi="Courier New" w:cs="Courier New"/>
          <w:sz w:val="20"/>
          <w:szCs w:val="20"/>
        </w:rPr>
        <w:t xml:space="preserve"> compression = require('compression');</w:t>
      </w:r>
      <w:r w:rsidRPr="00F10579">
        <w:rPr>
          <w:rFonts w:ascii="Courier New" w:eastAsia="Times New Roman" w:hAnsi="Courier New" w:cs="Courier New"/>
          <w:sz w:val="20"/>
          <w:szCs w:val="20"/>
        </w:rPr>
        <w:br/>
      </w:r>
      <w:r w:rsidRPr="00F10579">
        <w:rPr>
          <w:rFonts w:ascii="Courier New" w:eastAsia="Times New Roman" w:hAnsi="Courier New" w:cs="Courier New"/>
          <w:sz w:val="20"/>
          <w:szCs w:val="20"/>
        </w:rPr>
        <w:br/>
      </w:r>
      <w:proofErr w:type="spellStart"/>
      <w:r w:rsidRPr="00F10579">
        <w:rPr>
          <w:rFonts w:ascii="Courier New" w:eastAsia="Times New Roman" w:hAnsi="Courier New" w:cs="Courier New"/>
          <w:sz w:val="20"/>
          <w:szCs w:val="20"/>
        </w:rPr>
        <w:t>const</w:t>
      </w:r>
      <w:proofErr w:type="spellEnd"/>
      <w:r w:rsidRPr="00F10579">
        <w:rPr>
          <w:rFonts w:ascii="Courier New" w:eastAsia="Times New Roman" w:hAnsi="Courier New" w:cs="Courier New"/>
          <w:sz w:val="20"/>
          <w:szCs w:val="20"/>
        </w:rPr>
        <w:t xml:space="preserve"> app = express();</w:t>
      </w:r>
      <w:r w:rsidRPr="00F10579">
        <w:rPr>
          <w:rFonts w:ascii="Courier New" w:eastAsia="Times New Roman" w:hAnsi="Courier New" w:cs="Courier New"/>
          <w:sz w:val="20"/>
          <w:szCs w:val="20"/>
        </w:rPr>
        <w:br/>
      </w:r>
      <w:r w:rsidRPr="00F10579">
        <w:rPr>
          <w:rFonts w:ascii="Courier New" w:eastAsia="Times New Roman" w:hAnsi="Courier New" w:cs="Courier New"/>
          <w:sz w:val="20"/>
          <w:szCs w:val="20"/>
        </w:rPr>
        <w:br/>
      </w:r>
      <w:proofErr w:type="spellStart"/>
      <w:r w:rsidRPr="00F10579">
        <w:rPr>
          <w:rFonts w:ascii="Courier New" w:eastAsia="Times New Roman" w:hAnsi="Courier New" w:cs="Courier New"/>
          <w:sz w:val="20"/>
          <w:szCs w:val="20"/>
        </w:rPr>
        <w:t>app.use</w:t>
      </w:r>
      <w:proofErr w:type="spellEnd"/>
      <w:r w:rsidRPr="00F10579">
        <w:rPr>
          <w:rFonts w:ascii="Courier New" w:eastAsia="Times New Roman" w:hAnsi="Courier New" w:cs="Courier New"/>
          <w:sz w:val="20"/>
          <w:szCs w:val="20"/>
        </w:rPr>
        <w:t>(compression());</w:t>
      </w:r>
      <w:r w:rsidRPr="00F10579">
        <w:rPr>
          <w:rFonts w:ascii="Courier New" w:eastAsia="Times New Roman" w:hAnsi="Courier New" w:cs="Courier New"/>
          <w:sz w:val="20"/>
          <w:szCs w:val="20"/>
        </w:rPr>
        <w:br/>
      </w:r>
      <w:r w:rsidRPr="00F10579">
        <w:rPr>
          <w:rFonts w:ascii="Courier New" w:eastAsia="Times New Roman" w:hAnsi="Courier New" w:cs="Courier New"/>
          <w:sz w:val="20"/>
          <w:szCs w:val="20"/>
        </w:rPr>
        <w:br/>
      </w:r>
      <w:proofErr w:type="spellStart"/>
      <w:r w:rsidRPr="00F10579">
        <w:rPr>
          <w:rFonts w:ascii="Courier New" w:eastAsia="Times New Roman" w:hAnsi="Courier New" w:cs="Courier New"/>
          <w:sz w:val="20"/>
          <w:szCs w:val="20"/>
        </w:rPr>
        <w:t>app.use</w:t>
      </w:r>
      <w:proofErr w:type="spellEnd"/>
      <w:r w:rsidRPr="00F10579">
        <w:rPr>
          <w:rFonts w:ascii="Courier New" w:eastAsia="Times New Roman" w:hAnsi="Courier New" w:cs="Courier New"/>
          <w:sz w:val="20"/>
          <w:szCs w:val="20"/>
        </w:rPr>
        <w:t>(</w:t>
      </w:r>
      <w:proofErr w:type="spellStart"/>
      <w:r w:rsidRPr="00F10579">
        <w:rPr>
          <w:rFonts w:ascii="Courier New" w:eastAsia="Times New Roman" w:hAnsi="Courier New" w:cs="Courier New"/>
          <w:sz w:val="20"/>
          <w:szCs w:val="20"/>
        </w:rPr>
        <w:t>express.static</w:t>
      </w:r>
      <w:proofErr w:type="spellEnd"/>
      <w:r w:rsidRPr="00F10579">
        <w:rPr>
          <w:rFonts w:ascii="Courier New" w:eastAsia="Times New Roman" w:hAnsi="Courier New" w:cs="Courier New"/>
          <w:sz w:val="20"/>
          <w:szCs w:val="20"/>
        </w:rPr>
        <w:t>('public'));</w:t>
      </w:r>
      <w:r w:rsidRPr="00F10579">
        <w:rPr>
          <w:rFonts w:ascii="Courier New" w:eastAsia="Times New Roman" w:hAnsi="Courier New" w:cs="Courier New"/>
          <w:sz w:val="20"/>
          <w:szCs w:val="20"/>
        </w:rPr>
        <w:br/>
      </w:r>
      <w:r w:rsidRPr="00F10579">
        <w:rPr>
          <w:rFonts w:ascii="Courier New" w:eastAsia="Times New Roman" w:hAnsi="Courier New" w:cs="Courier New"/>
          <w:sz w:val="20"/>
          <w:szCs w:val="20"/>
        </w:rPr>
        <w:br/>
      </w:r>
      <w:proofErr w:type="spellStart"/>
      <w:r w:rsidRPr="00F10579">
        <w:rPr>
          <w:rFonts w:ascii="Courier New" w:eastAsia="Times New Roman" w:hAnsi="Courier New" w:cs="Courier New"/>
          <w:sz w:val="20"/>
          <w:szCs w:val="20"/>
        </w:rPr>
        <w:t>const</w:t>
      </w:r>
      <w:proofErr w:type="spellEnd"/>
      <w:r w:rsidRPr="00F10579">
        <w:rPr>
          <w:rFonts w:ascii="Courier New" w:eastAsia="Times New Roman" w:hAnsi="Courier New" w:cs="Courier New"/>
          <w:sz w:val="20"/>
          <w:szCs w:val="20"/>
        </w:rPr>
        <w:t xml:space="preserve"> listener = </w:t>
      </w:r>
      <w:proofErr w:type="spellStart"/>
      <w:r w:rsidRPr="00F10579">
        <w:rPr>
          <w:rFonts w:ascii="Courier New" w:eastAsia="Times New Roman" w:hAnsi="Courier New" w:cs="Courier New"/>
          <w:sz w:val="20"/>
          <w:szCs w:val="20"/>
        </w:rPr>
        <w:t>app.listen</w:t>
      </w:r>
      <w:proofErr w:type="spellEnd"/>
      <w:r w:rsidRPr="00F10579">
        <w:rPr>
          <w:rFonts w:ascii="Courier New" w:eastAsia="Times New Roman" w:hAnsi="Courier New" w:cs="Courier New"/>
          <w:sz w:val="20"/>
          <w:szCs w:val="20"/>
        </w:rPr>
        <w:t>(</w:t>
      </w:r>
      <w:proofErr w:type="spellStart"/>
      <w:r w:rsidRPr="00F10579">
        <w:rPr>
          <w:rFonts w:ascii="Courier New" w:eastAsia="Times New Roman" w:hAnsi="Courier New" w:cs="Courier New"/>
          <w:sz w:val="20"/>
          <w:szCs w:val="20"/>
        </w:rPr>
        <w:t>process.env.PORT</w:t>
      </w:r>
      <w:proofErr w:type="spellEnd"/>
      <w:r w:rsidRPr="00F10579">
        <w:rPr>
          <w:rFonts w:ascii="Courier New" w:eastAsia="Times New Roman" w:hAnsi="Courier New" w:cs="Courier New"/>
          <w:sz w:val="20"/>
          <w:szCs w:val="20"/>
        </w:rPr>
        <w:t>, function() {</w:t>
      </w:r>
      <w:r w:rsidRPr="00F10579">
        <w:rPr>
          <w:rFonts w:ascii="Courier New" w:eastAsia="Times New Roman" w:hAnsi="Courier New" w:cs="Courier New"/>
          <w:sz w:val="20"/>
          <w:szCs w:val="20"/>
        </w:rPr>
        <w:br/>
      </w:r>
      <w:r w:rsidRPr="00F10579">
        <w:rPr>
          <w:rFonts w:ascii="Courier New" w:eastAsia="Times New Roman" w:hAnsi="Courier New" w:cs="Courier New"/>
          <w:sz w:val="20"/>
          <w:szCs w:val="20"/>
        </w:rPr>
        <w:tab/>
        <w:t xml:space="preserve">console.log('Your app is listening on port ' + </w:t>
      </w:r>
      <w:proofErr w:type="spellStart"/>
      <w:r w:rsidRPr="00F10579">
        <w:rPr>
          <w:rFonts w:ascii="Courier New" w:eastAsia="Times New Roman" w:hAnsi="Courier New" w:cs="Courier New"/>
          <w:sz w:val="20"/>
          <w:szCs w:val="20"/>
        </w:rPr>
        <w:t>listener.address</w:t>
      </w:r>
      <w:proofErr w:type="spellEnd"/>
      <w:r w:rsidRPr="00F10579">
        <w:rPr>
          <w:rFonts w:ascii="Courier New" w:eastAsia="Times New Roman" w:hAnsi="Courier New" w:cs="Courier New"/>
          <w:sz w:val="20"/>
          <w:szCs w:val="20"/>
        </w:rPr>
        <w:t>().port);</w:t>
      </w:r>
      <w:r w:rsidRPr="00F10579">
        <w:rPr>
          <w:rFonts w:ascii="Courier New" w:eastAsia="Times New Roman" w:hAnsi="Courier New" w:cs="Courier New"/>
          <w:sz w:val="20"/>
          <w:szCs w:val="20"/>
        </w:rPr>
        <w:br/>
        <w:t>});</w:t>
      </w:r>
    </w:p>
    <w:p w:rsidR="00F10579" w:rsidRPr="00F10579" w:rsidRDefault="00F10579" w:rsidP="00F10579">
      <w:pPr>
        <w:spacing w:before="100" w:beforeAutospacing="1" w:after="100" w:afterAutospacing="1" w:line="240" w:lineRule="auto"/>
        <w:rPr>
          <w:rFonts w:ascii="Times New Roman" w:eastAsia="Times New Roman" w:hAnsi="Times New Roman" w:cs="Times New Roman"/>
          <w:sz w:val="24"/>
          <w:szCs w:val="24"/>
        </w:rPr>
      </w:pPr>
      <w:r w:rsidRPr="00F10579">
        <w:rPr>
          <w:rFonts w:ascii="Times New Roman" w:eastAsia="Times New Roman" w:hAnsi="Times New Roman" w:cs="Times New Roman"/>
          <w:sz w:val="24"/>
          <w:szCs w:val="24"/>
        </w:rPr>
        <w:t xml:space="preserve">This compresses your assets using </w:t>
      </w:r>
      <w:proofErr w:type="spellStart"/>
      <w:r w:rsidRPr="00F10579">
        <w:rPr>
          <w:rFonts w:ascii="Courier New" w:eastAsia="Times New Roman" w:hAnsi="Courier New" w:cs="Courier New"/>
          <w:sz w:val="20"/>
          <w:szCs w:val="20"/>
        </w:rPr>
        <w:t>gzip</w:t>
      </w:r>
      <w:proofErr w:type="spellEnd"/>
      <w:r w:rsidRPr="00F10579">
        <w:rPr>
          <w:rFonts w:ascii="Times New Roman" w:eastAsia="Times New Roman" w:hAnsi="Times New Roman" w:cs="Times New Roman"/>
          <w:sz w:val="24"/>
          <w:szCs w:val="24"/>
        </w:rPr>
        <w:t xml:space="preserve">. If your web server supports it, consider using a separate module like </w:t>
      </w:r>
      <w:hyperlink r:id="rId55" w:anchor="readme" w:history="1">
        <w:r w:rsidRPr="00F10579">
          <w:rPr>
            <w:rFonts w:ascii="Times New Roman" w:eastAsia="Times New Roman" w:hAnsi="Times New Roman" w:cs="Times New Roman"/>
            <w:color w:val="0000FF"/>
            <w:sz w:val="24"/>
            <w:szCs w:val="24"/>
            <w:u w:val="single"/>
          </w:rPr>
          <w:t>shrink-ray</w:t>
        </w:r>
      </w:hyperlink>
      <w:r w:rsidRPr="00F10579">
        <w:rPr>
          <w:rFonts w:ascii="Times New Roman" w:eastAsia="Times New Roman" w:hAnsi="Times New Roman" w:cs="Times New Roman"/>
          <w:sz w:val="24"/>
          <w:szCs w:val="24"/>
        </w:rPr>
        <w:t xml:space="preserve"> to compress via </w:t>
      </w:r>
      <w:proofErr w:type="spellStart"/>
      <w:r w:rsidRPr="00F10579">
        <w:rPr>
          <w:rFonts w:ascii="Times New Roman" w:eastAsia="Times New Roman" w:hAnsi="Times New Roman" w:cs="Times New Roman"/>
          <w:sz w:val="24"/>
          <w:szCs w:val="24"/>
        </w:rPr>
        <w:t>Brotli</w:t>
      </w:r>
      <w:proofErr w:type="spellEnd"/>
      <w:r w:rsidRPr="00F10579">
        <w:rPr>
          <w:rFonts w:ascii="Times New Roman" w:eastAsia="Times New Roman" w:hAnsi="Times New Roman" w:cs="Times New Roman"/>
          <w:sz w:val="24"/>
          <w:szCs w:val="24"/>
        </w:rPr>
        <w:t xml:space="preserve"> to achieve better compression ratios.</w:t>
      </w:r>
    </w:p>
    <w:p w:rsidR="00F10579" w:rsidRPr="00F10579" w:rsidRDefault="00F10579" w:rsidP="00F10579">
      <w:pPr>
        <w:spacing w:before="100" w:beforeAutospacing="1" w:after="100" w:afterAutospacing="1" w:line="240" w:lineRule="auto"/>
        <w:rPr>
          <w:rFonts w:ascii="Times New Roman" w:eastAsia="Times New Roman" w:hAnsi="Times New Roman" w:cs="Times New Roman"/>
          <w:sz w:val="24"/>
          <w:szCs w:val="24"/>
        </w:rPr>
      </w:pPr>
      <w:r w:rsidRPr="00F10579">
        <w:rPr>
          <w:rFonts w:ascii="Times New Roman" w:eastAsia="Times New Roman" w:hAnsi="Times New Roman" w:cs="Times New Roman"/>
          <w:b/>
          <w:bCs/>
          <w:sz w:val="24"/>
          <w:szCs w:val="24"/>
        </w:rPr>
        <w:t>Try it</w:t>
      </w:r>
      <w:r w:rsidRPr="00F10579">
        <w:rPr>
          <w:rFonts w:ascii="Times New Roman" w:eastAsia="Times New Roman" w:hAnsi="Times New Roman" w:cs="Times New Roman"/>
          <w:sz w:val="24"/>
          <w:szCs w:val="24"/>
        </w:rPr>
        <w:t xml:space="preserve">! Use express.js to compress assets with </w:t>
      </w:r>
      <w:hyperlink r:id="rId56" w:history="1">
        <w:proofErr w:type="spellStart"/>
        <w:r w:rsidRPr="00F10579">
          <w:rPr>
            <w:rFonts w:ascii="Times New Roman" w:eastAsia="Times New Roman" w:hAnsi="Times New Roman" w:cs="Times New Roman"/>
            <w:color w:val="0000FF"/>
            <w:sz w:val="24"/>
            <w:szCs w:val="24"/>
            <w:u w:val="single"/>
          </w:rPr>
          <w:t>gzip</w:t>
        </w:r>
        <w:proofErr w:type="spellEnd"/>
      </w:hyperlink>
      <w:r w:rsidRPr="00F10579">
        <w:rPr>
          <w:rFonts w:ascii="Times New Roman" w:eastAsia="Times New Roman" w:hAnsi="Times New Roman" w:cs="Times New Roman"/>
          <w:sz w:val="24"/>
          <w:szCs w:val="24"/>
        </w:rPr>
        <w:t xml:space="preserve"> and </w:t>
      </w:r>
      <w:hyperlink r:id="rId57" w:history="1">
        <w:proofErr w:type="spellStart"/>
        <w:r w:rsidRPr="00F10579">
          <w:rPr>
            <w:rFonts w:ascii="Times New Roman" w:eastAsia="Times New Roman" w:hAnsi="Times New Roman" w:cs="Times New Roman"/>
            <w:color w:val="0000FF"/>
            <w:sz w:val="24"/>
            <w:szCs w:val="24"/>
            <w:u w:val="single"/>
          </w:rPr>
          <w:t>Brotli</w:t>
        </w:r>
        <w:proofErr w:type="spellEnd"/>
      </w:hyperlink>
      <w:r w:rsidRPr="00F10579">
        <w:rPr>
          <w:rFonts w:ascii="Times New Roman" w:eastAsia="Times New Roman" w:hAnsi="Times New Roman" w:cs="Times New Roman"/>
          <w:sz w:val="24"/>
          <w:szCs w:val="24"/>
        </w:rPr>
        <w:t>.</w:t>
      </w:r>
    </w:p>
    <w:p w:rsidR="00F10579" w:rsidRPr="00F10579" w:rsidRDefault="00F10579" w:rsidP="00F10579">
      <w:pPr>
        <w:spacing w:before="100" w:beforeAutospacing="1" w:after="100" w:afterAutospacing="1" w:line="240" w:lineRule="auto"/>
        <w:outlineLvl w:val="1"/>
        <w:rPr>
          <w:rFonts w:ascii="Times New Roman" w:eastAsia="Times New Roman" w:hAnsi="Times New Roman" w:cs="Times New Roman"/>
          <w:b/>
          <w:bCs/>
          <w:sz w:val="36"/>
          <w:szCs w:val="36"/>
        </w:rPr>
      </w:pPr>
      <w:r w:rsidRPr="00F10579">
        <w:rPr>
          <w:rFonts w:ascii="Times New Roman" w:eastAsia="Times New Roman" w:hAnsi="Times New Roman" w:cs="Times New Roman"/>
          <w:b/>
          <w:bCs/>
          <w:sz w:val="36"/>
          <w:szCs w:val="36"/>
        </w:rPr>
        <w:t xml:space="preserve">Static compression </w:t>
      </w:r>
      <w:hyperlink r:id="rId58" w:anchor="static-compression" w:history="1">
        <w:r w:rsidRPr="00F10579">
          <w:rPr>
            <w:rFonts w:ascii="Times New Roman" w:eastAsia="Times New Roman" w:hAnsi="Times New Roman" w:cs="Times New Roman"/>
            <w:b/>
            <w:bCs/>
            <w:color w:val="0000FF"/>
            <w:sz w:val="36"/>
            <w:szCs w:val="36"/>
            <w:u w:val="single"/>
          </w:rPr>
          <w:t>#</w:t>
        </w:r>
      </w:hyperlink>
    </w:p>
    <w:p w:rsidR="00F10579" w:rsidRPr="00F10579" w:rsidRDefault="00F10579" w:rsidP="00F10579">
      <w:pPr>
        <w:spacing w:before="100" w:beforeAutospacing="1" w:after="100" w:afterAutospacing="1" w:line="240" w:lineRule="auto"/>
        <w:rPr>
          <w:rFonts w:ascii="Times New Roman" w:eastAsia="Times New Roman" w:hAnsi="Times New Roman" w:cs="Times New Roman"/>
          <w:sz w:val="24"/>
          <w:szCs w:val="24"/>
        </w:rPr>
      </w:pPr>
      <w:r w:rsidRPr="00F10579">
        <w:rPr>
          <w:rFonts w:ascii="Times New Roman" w:eastAsia="Times New Roman" w:hAnsi="Times New Roman" w:cs="Times New Roman"/>
          <w:sz w:val="24"/>
          <w:szCs w:val="24"/>
        </w:rPr>
        <w:t>Static compression involves compressing and saving assets ahead of time. This can make the build process take longer, especially if high compression levels are used, but ensures that no delays happen when the browser fetches the compressed resource.</w:t>
      </w:r>
    </w:p>
    <w:p w:rsidR="00F10579" w:rsidRPr="00F10579" w:rsidRDefault="00F10579" w:rsidP="00F10579">
      <w:pPr>
        <w:spacing w:before="100" w:beforeAutospacing="1" w:after="100" w:afterAutospacing="1" w:line="240" w:lineRule="auto"/>
        <w:rPr>
          <w:rFonts w:ascii="Times New Roman" w:eastAsia="Times New Roman" w:hAnsi="Times New Roman" w:cs="Times New Roman"/>
          <w:sz w:val="24"/>
          <w:szCs w:val="24"/>
        </w:rPr>
      </w:pPr>
      <w:r w:rsidRPr="00F10579">
        <w:rPr>
          <w:rFonts w:ascii="Times New Roman" w:eastAsia="Times New Roman" w:hAnsi="Times New Roman" w:cs="Times New Roman"/>
          <w:sz w:val="24"/>
          <w:szCs w:val="24"/>
        </w:rPr>
        <w:lastRenderedPageBreak/>
        <w:t xml:space="preserve">If your web server supports </w:t>
      </w:r>
      <w:proofErr w:type="spellStart"/>
      <w:r w:rsidRPr="00F10579">
        <w:rPr>
          <w:rFonts w:ascii="Times New Roman" w:eastAsia="Times New Roman" w:hAnsi="Times New Roman" w:cs="Times New Roman"/>
          <w:sz w:val="24"/>
          <w:szCs w:val="24"/>
        </w:rPr>
        <w:t>Brotli</w:t>
      </w:r>
      <w:proofErr w:type="spellEnd"/>
      <w:r w:rsidRPr="00F10579">
        <w:rPr>
          <w:rFonts w:ascii="Times New Roman" w:eastAsia="Times New Roman" w:hAnsi="Times New Roman" w:cs="Times New Roman"/>
          <w:sz w:val="24"/>
          <w:szCs w:val="24"/>
        </w:rPr>
        <w:t xml:space="preserve">, use a plugin like </w:t>
      </w:r>
      <w:hyperlink r:id="rId59" w:history="1">
        <w:proofErr w:type="spellStart"/>
        <w:r w:rsidRPr="00F10579">
          <w:rPr>
            <w:rFonts w:ascii="Times New Roman" w:eastAsia="Times New Roman" w:hAnsi="Times New Roman" w:cs="Times New Roman"/>
            <w:color w:val="0000FF"/>
            <w:sz w:val="24"/>
            <w:szCs w:val="24"/>
            <w:u w:val="single"/>
          </w:rPr>
          <w:t>BrotliWebpackPlugin</w:t>
        </w:r>
        <w:proofErr w:type="spellEnd"/>
      </w:hyperlink>
      <w:r w:rsidRPr="00F10579">
        <w:rPr>
          <w:rFonts w:ascii="Times New Roman" w:eastAsia="Times New Roman" w:hAnsi="Times New Roman" w:cs="Times New Roman"/>
          <w:sz w:val="24"/>
          <w:szCs w:val="24"/>
        </w:rPr>
        <w:t xml:space="preserve"> with </w:t>
      </w:r>
      <w:proofErr w:type="spellStart"/>
      <w:r w:rsidRPr="00F10579">
        <w:rPr>
          <w:rFonts w:ascii="Times New Roman" w:eastAsia="Times New Roman" w:hAnsi="Times New Roman" w:cs="Times New Roman"/>
          <w:sz w:val="24"/>
          <w:szCs w:val="24"/>
        </w:rPr>
        <w:t>webpack</w:t>
      </w:r>
      <w:proofErr w:type="spellEnd"/>
      <w:r w:rsidRPr="00F10579">
        <w:rPr>
          <w:rFonts w:ascii="Times New Roman" w:eastAsia="Times New Roman" w:hAnsi="Times New Roman" w:cs="Times New Roman"/>
          <w:sz w:val="24"/>
          <w:szCs w:val="24"/>
        </w:rPr>
        <w:t xml:space="preserve"> to compress your assets as part of your build step. Otherwise, use </w:t>
      </w:r>
      <w:hyperlink r:id="rId60" w:history="1">
        <w:proofErr w:type="spellStart"/>
        <w:r w:rsidRPr="00F10579">
          <w:rPr>
            <w:rFonts w:ascii="Times New Roman" w:eastAsia="Times New Roman" w:hAnsi="Times New Roman" w:cs="Times New Roman"/>
            <w:color w:val="0000FF"/>
            <w:sz w:val="24"/>
            <w:szCs w:val="24"/>
            <w:u w:val="single"/>
          </w:rPr>
          <w:t>CompressionPlugin</w:t>
        </w:r>
        <w:proofErr w:type="spellEnd"/>
      </w:hyperlink>
      <w:r w:rsidRPr="00F10579">
        <w:rPr>
          <w:rFonts w:ascii="Times New Roman" w:eastAsia="Times New Roman" w:hAnsi="Times New Roman" w:cs="Times New Roman"/>
          <w:sz w:val="24"/>
          <w:szCs w:val="24"/>
        </w:rPr>
        <w:t xml:space="preserve"> to compress your assets with </w:t>
      </w:r>
      <w:proofErr w:type="spellStart"/>
      <w:r w:rsidRPr="00F10579">
        <w:rPr>
          <w:rFonts w:ascii="Times New Roman" w:eastAsia="Times New Roman" w:hAnsi="Times New Roman" w:cs="Times New Roman"/>
          <w:sz w:val="24"/>
          <w:szCs w:val="24"/>
        </w:rPr>
        <w:t>gzip</w:t>
      </w:r>
      <w:proofErr w:type="spellEnd"/>
      <w:r w:rsidRPr="00F10579">
        <w:rPr>
          <w:rFonts w:ascii="Times New Roman" w:eastAsia="Times New Roman" w:hAnsi="Times New Roman" w:cs="Times New Roman"/>
          <w:sz w:val="24"/>
          <w:szCs w:val="24"/>
        </w:rPr>
        <w:t xml:space="preserve">. It can be included just like any other plugin in the </w:t>
      </w:r>
      <w:proofErr w:type="spellStart"/>
      <w:r w:rsidRPr="00F10579">
        <w:rPr>
          <w:rFonts w:ascii="Times New Roman" w:eastAsia="Times New Roman" w:hAnsi="Times New Roman" w:cs="Times New Roman"/>
          <w:sz w:val="24"/>
          <w:szCs w:val="24"/>
        </w:rPr>
        <w:t>webpack</w:t>
      </w:r>
      <w:proofErr w:type="spellEnd"/>
      <w:r w:rsidRPr="00F10579">
        <w:rPr>
          <w:rFonts w:ascii="Times New Roman" w:eastAsia="Times New Roman" w:hAnsi="Times New Roman" w:cs="Times New Roman"/>
          <w:sz w:val="24"/>
          <w:szCs w:val="24"/>
        </w:rPr>
        <w:t xml:space="preserve"> configurations file:</w:t>
      </w:r>
    </w:p>
    <w:p w:rsidR="00F10579" w:rsidRPr="00F10579" w:rsidRDefault="00F10579" w:rsidP="00F10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F10579">
        <w:rPr>
          <w:rFonts w:ascii="Courier New" w:eastAsia="Times New Roman" w:hAnsi="Courier New" w:cs="Courier New"/>
          <w:sz w:val="20"/>
          <w:szCs w:val="20"/>
        </w:rPr>
        <w:t>module.exports</w:t>
      </w:r>
      <w:proofErr w:type="spellEnd"/>
      <w:r w:rsidRPr="00F10579">
        <w:rPr>
          <w:rFonts w:ascii="Courier New" w:eastAsia="Times New Roman" w:hAnsi="Courier New" w:cs="Courier New"/>
          <w:sz w:val="20"/>
          <w:szCs w:val="20"/>
        </w:rPr>
        <w:t xml:space="preserve"> = {</w:t>
      </w:r>
      <w:r w:rsidRPr="00F10579">
        <w:rPr>
          <w:rFonts w:ascii="Courier New" w:eastAsia="Times New Roman" w:hAnsi="Courier New" w:cs="Courier New"/>
          <w:sz w:val="20"/>
          <w:szCs w:val="20"/>
        </w:rPr>
        <w:br/>
      </w:r>
      <w:r w:rsidRPr="00F10579">
        <w:rPr>
          <w:rFonts w:ascii="Courier New" w:eastAsia="Times New Roman" w:hAnsi="Courier New" w:cs="Courier New"/>
          <w:sz w:val="20"/>
          <w:szCs w:val="20"/>
        </w:rPr>
        <w:tab/>
        <w:t>//...</w:t>
      </w:r>
      <w:r w:rsidRPr="00F10579">
        <w:rPr>
          <w:rFonts w:ascii="Courier New" w:eastAsia="Times New Roman" w:hAnsi="Courier New" w:cs="Courier New"/>
          <w:sz w:val="20"/>
          <w:szCs w:val="20"/>
        </w:rPr>
        <w:br/>
      </w:r>
      <w:r w:rsidRPr="00F10579">
        <w:rPr>
          <w:rFonts w:ascii="Courier New" w:eastAsia="Times New Roman" w:hAnsi="Courier New" w:cs="Courier New"/>
          <w:sz w:val="20"/>
          <w:szCs w:val="20"/>
        </w:rPr>
        <w:tab/>
        <w:t>plugins: [</w:t>
      </w:r>
      <w:r w:rsidRPr="00F10579">
        <w:rPr>
          <w:rFonts w:ascii="Courier New" w:eastAsia="Times New Roman" w:hAnsi="Courier New" w:cs="Courier New"/>
          <w:sz w:val="20"/>
          <w:szCs w:val="20"/>
        </w:rPr>
        <w:br/>
      </w:r>
      <w:r w:rsidRPr="00F10579">
        <w:rPr>
          <w:rFonts w:ascii="Courier New" w:eastAsia="Times New Roman" w:hAnsi="Courier New" w:cs="Courier New"/>
          <w:sz w:val="20"/>
          <w:szCs w:val="20"/>
        </w:rPr>
        <w:tab/>
      </w:r>
      <w:r w:rsidRPr="00F10579">
        <w:rPr>
          <w:rFonts w:ascii="Courier New" w:eastAsia="Times New Roman" w:hAnsi="Courier New" w:cs="Courier New"/>
          <w:sz w:val="20"/>
          <w:szCs w:val="20"/>
        </w:rPr>
        <w:tab/>
        <w:t>//...</w:t>
      </w:r>
      <w:r w:rsidRPr="00F10579">
        <w:rPr>
          <w:rFonts w:ascii="Courier New" w:eastAsia="Times New Roman" w:hAnsi="Courier New" w:cs="Courier New"/>
          <w:sz w:val="20"/>
          <w:szCs w:val="20"/>
        </w:rPr>
        <w:br/>
      </w:r>
      <w:r w:rsidRPr="00F10579">
        <w:rPr>
          <w:rFonts w:ascii="Courier New" w:eastAsia="Times New Roman" w:hAnsi="Courier New" w:cs="Courier New"/>
          <w:sz w:val="20"/>
          <w:szCs w:val="20"/>
        </w:rPr>
        <w:tab/>
      </w:r>
      <w:r w:rsidRPr="00F10579">
        <w:rPr>
          <w:rFonts w:ascii="Courier New" w:eastAsia="Times New Roman" w:hAnsi="Courier New" w:cs="Courier New"/>
          <w:sz w:val="20"/>
          <w:szCs w:val="20"/>
        </w:rPr>
        <w:tab/>
        <w:t xml:space="preserve">new </w:t>
      </w:r>
      <w:proofErr w:type="spellStart"/>
      <w:r w:rsidRPr="00F10579">
        <w:rPr>
          <w:rFonts w:ascii="Courier New" w:eastAsia="Times New Roman" w:hAnsi="Courier New" w:cs="Courier New"/>
          <w:sz w:val="20"/>
          <w:szCs w:val="20"/>
        </w:rPr>
        <w:t>CompressionPlugin</w:t>
      </w:r>
      <w:proofErr w:type="spellEnd"/>
      <w:r w:rsidRPr="00F10579">
        <w:rPr>
          <w:rFonts w:ascii="Courier New" w:eastAsia="Times New Roman" w:hAnsi="Courier New" w:cs="Courier New"/>
          <w:sz w:val="20"/>
          <w:szCs w:val="20"/>
        </w:rPr>
        <w:t>()</w:t>
      </w:r>
      <w:r w:rsidRPr="00F10579">
        <w:rPr>
          <w:rFonts w:ascii="Courier New" w:eastAsia="Times New Roman" w:hAnsi="Courier New" w:cs="Courier New"/>
          <w:sz w:val="20"/>
          <w:szCs w:val="20"/>
        </w:rPr>
        <w:br/>
      </w:r>
      <w:r w:rsidRPr="00F10579">
        <w:rPr>
          <w:rFonts w:ascii="Courier New" w:eastAsia="Times New Roman" w:hAnsi="Courier New" w:cs="Courier New"/>
          <w:sz w:val="20"/>
          <w:szCs w:val="20"/>
        </w:rPr>
        <w:tab/>
        <w:t>]</w:t>
      </w:r>
      <w:r w:rsidRPr="00F10579">
        <w:rPr>
          <w:rFonts w:ascii="Courier New" w:eastAsia="Times New Roman" w:hAnsi="Courier New" w:cs="Courier New"/>
          <w:sz w:val="20"/>
          <w:szCs w:val="20"/>
        </w:rPr>
        <w:br/>
        <w:t>}</w:t>
      </w:r>
    </w:p>
    <w:p w:rsidR="00F10579" w:rsidRPr="00F10579" w:rsidRDefault="00F10579" w:rsidP="00F10579">
      <w:pPr>
        <w:spacing w:before="100" w:beforeAutospacing="1" w:after="100" w:afterAutospacing="1" w:line="240" w:lineRule="auto"/>
        <w:rPr>
          <w:rFonts w:ascii="Times New Roman" w:eastAsia="Times New Roman" w:hAnsi="Times New Roman" w:cs="Times New Roman"/>
          <w:sz w:val="24"/>
          <w:szCs w:val="24"/>
        </w:rPr>
      </w:pPr>
      <w:r w:rsidRPr="00F10579">
        <w:rPr>
          <w:rFonts w:ascii="Times New Roman" w:eastAsia="Times New Roman" w:hAnsi="Times New Roman" w:cs="Times New Roman"/>
          <w:sz w:val="24"/>
          <w:szCs w:val="24"/>
        </w:rPr>
        <w:t xml:space="preserve">Once compressed files are part of the build folder, create a route in your server to handle all JS endpoints to serve the compressed files. Here is an example of how this can be done with Node and Express for </w:t>
      </w:r>
      <w:proofErr w:type="spellStart"/>
      <w:r w:rsidRPr="00F10579">
        <w:rPr>
          <w:rFonts w:ascii="Times New Roman" w:eastAsia="Times New Roman" w:hAnsi="Times New Roman" w:cs="Times New Roman"/>
          <w:sz w:val="24"/>
          <w:szCs w:val="24"/>
        </w:rPr>
        <w:t>gzipped</w:t>
      </w:r>
      <w:proofErr w:type="spellEnd"/>
      <w:r w:rsidRPr="00F10579">
        <w:rPr>
          <w:rFonts w:ascii="Times New Roman" w:eastAsia="Times New Roman" w:hAnsi="Times New Roman" w:cs="Times New Roman"/>
          <w:sz w:val="24"/>
          <w:szCs w:val="24"/>
        </w:rPr>
        <w:t xml:space="preserve"> assets.</w:t>
      </w:r>
    </w:p>
    <w:p w:rsidR="00F10579" w:rsidRPr="00F10579" w:rsidRDefault="00F10579" w:rsidP="00F10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F10579">
        <w:rPr>
          <w:rFonts w:ascii="Courier New" w:eastAsia="Times New Roman" w:hAnsi="Courier New" w:cs="Courier New"/>
          <w:sz w:val="20"/>
          <w:szCs w:val="20"/>
        </w:rPr>
        <w:t>const</w:t>
      </w:r>
      <w:proofErr w:type="spellEnd"/>
      <w:r w:rsidRPr="00F10579">
        <w:rPr>
          <w:rFonts w:ascii="Courier New" w:eastAsia="Times New Roman" w:hAnsi="Courier New" w:cs="Courier New"/>
          <w:sz w:val="20"/>
          <w:szCs w:val="20"/>
        </w:rPr>
        <w:t xml:space="preserve"> express = require('express');</w:t>
      </w:r>
    </w:p>
    <w:p w:rsidR="00F10579" w:rsidRPr="00F10579" w:rsidRDefault="00F10579" w:rsidP="00F10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F10579">
        <w:rPr>
          <w:rFonts w:ascii="Courier New" w:eastAsia="Times New Roman" w:hAnsi="Courier New" w:cs="Courier New"/>
          <w:sz w:val="20"/>
          <w:szCs w:val="20"/>
        </w:rPr>
        <w:t>const</w:t>
      </w:r>
      <w:proofErr w:type="spellEnd"/>
      <w:r w:rsidRPr="00F10579">
        <w:rPr>
          <w:rFonts w:ascii="Courier New" w:eastAsia="Times New Roman" w:hAnsi="Courier New" w:cs="Courier New"/>
          <w:sz w:val="20"/>
          <w:szCs w:val="20"/>
        </w:rPr>
        <w:t xml:space="preserve"> app = </w:t>
      </w:r>
      <w:proofErr w:type="gramStart"/>
      <w:r w:rsidRPr="00F10579">
        <w:rPr>
          <w:rFonts w:ascii="Courier New" w:eastAsia="Times New Roman" w:hAnsi="Courier New" w:cs="Courier New"/>
          <w:sz w:val="20"/>
          <w:szCs w:val="20"/>
        </w:rPr>
        <w:t>express(</w:t>
      </w:r>
      <w:proofErr w:type="gramEnd"/>
      <w:r w:rsidRPr="00F10579">
        <w:rPr>
          <w:rFonts w:ascii="Courier New" w:eastAsia="Times New Roman" w:hAnsi="Courier New" w:cs="Courier New"/>
          <w:sz w:val="20"/>
          <w:szCs w:val="20"/>
        </w:rPr>
        <w:t>);</w:t>
      </w:r>
    </w:p>
    <w:p w:rsidR="00F10579" w:rsidRPr="00F10579" w:rsidRDefault="00F10579" w:rsidP="00F10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10579" w:rsidRPr="00F10579" w:rsidRDefault="00F10579" w:rsidP="00F10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rPr>
      </w:pPr>
      <w:proofErr w:type="spellStart"/>
      <w:proofErr w:type="gramStart"/>
      <w:r w:rsidRPr="00F10579">
        <w:rPr>
          <w:rFonts w:ascii="Courier New" w:eastAsia="Times New Roman" w:hAnsi="Courier New" w:cs="Courier New"/>
          <w:b/>
          <w:bCs/>
          <w:sz w:val="20"/>
          <w:szCs w:val="20"/>
        </w:rPr>
        <w:t>app.get</w:t>
      </w:r>
      <w:proofErr w:type="spellEnd"/>
      <w:r w:rsidRPr="00F10579">
        <w:rPr>
          <w:rFonts w:ascii="Courier New" w:eastAsia="Times New Roman" w:hAnsi="Courier New" w:cs="Courier New"/>
          <w:b/>
          <w:bCs/>
          <w:sz w:val="20"/>
          <w:szCs w:val="20"/>
        </w:rPr>
        <w:t>(</w:t>
      </w:r>
      <w:proofErr w:type="gramEnd"/>
      <w:r w:rsidRPr="00F10579">
        <w:rPr>
          <w:rFonts w:ascii="Courier New" w:eastAsia="Times New Roman" w:hAnsi="Courier New" w:cs="Courier New"/>
          <w:b/>
          <w:bCs/>
          <w:sz w:val="20"/>
          <w:szCs w:val="20"/>
        </w:rPr>
        <w:t>'*.</w:t>
      </w:r>
      <w:proofErr w:type="spellStart"/>
      <w:r w:rsidRPr="00F10579">
        <w:rPr>
          <w:rFonts w:ascii="Courier New" w:eastAsia="Times New Roman" w:hAnsi="Courier New" w:cs="Courier New"/>
          <w:b/>
          <w:bCs/>
          <w:sz w:val="20"/>
          <w:szCs w:val="20"/>
        </w:rPr>
        <w:t>js</w:t>
      </w:r>
      <w:proofErr w:type="spellEnd"/>
      <w:r w:rsidRPr="00F10579">
        <w:rPr>
          <w:rFonts w:ascii="Courier New" w:eastAsia="Times New Roman" w:hAnsi="Courier New" w:cs="Courier New"/>
          <w:b/>
          <w:bCs/>
          <w:sz w:val="20"/>
          <w:szCs w:val="20"/>
        </w:rPr>
        <w:t>', (</w:t>
      </w:r>
      <w:proofErr w:type="spellStart"/>
      <w:r w:rsidRPr="00F10579">
        <w:rPr>
          <w:rFonts w:ascii="Courier New" w:eastAsia="Times New Roman" w:hAnsi="Courier New" w:cs="Courier New"/>
          <w:b/>
          <w:bCs/>
          <w:sz w:val="20"/>
          <w:szCs w:val="20"/>
        </w:rPr>
        <w:t>req</w:t>
      </w:r>
      <w:proofErr w:type="spellEnd"/>
      <w:r w:rsidRPr="00F10579">
        <w:rPr>
          <w:rFonts w:ascii="Courier New" w:eastAsia="Times New Roman" w:hAnsi="Courier New" w:cs="Courier New"/>
          <w:b/>
          <w:bCs/>
          <w:sz w:val="20"/>
          <w:szCs w:val="20"/>
        </w:rPr>
        <w:t>, res, next) =&gt; {</w:t>
      </w:r>
    </w:p>
    <w:p w:rsidR="00F10579" w:rsidRPr="00F10579" w:rsidRDefault="00F10579" w:rsidP="00F10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rPr>
      </w:pPr>
      <w:r w:rsidRPr="00F10579">
        <w:rPr>
          <w:rFonts w:ascii="Courier New" w:eastAsia="Times New Roman" w:hAnsi="Courier New" w:cs="Courier New"/>
          <w:b/>
          <w:bCs/>
          <w:sz w:val="20"/>
          <w:szCs w:val="20"/>
        </w:rPr>
        <w:tab/>
        <w:t>req.url = req.url + '.</w:t>
      </w:r>
      <w:proofErr w:type="spellStart"/>
      <w:r w:rsidRPr="00F10579">
        <w:rPr>
          <w:rFonts w:ascii="Courier New" w:eastAsia="Times New Roman" w:hAnsi="Courier New" w:cs="Courier New"/>
          <w:b/>
          <w:bCs/>
          <w:sz w:val="20"/>
          <w:szCs w:val="20"/>
        </w:rPr>
        <w:t>gz</w:t>
      </w:r>
      <w:proofErr w:type="spellEnd"/>
      <w:r w:rsidRPr="00F10579">
        <w:rPr>
          <w:rFonts w:ascii="Courier New" w:eastAsia="Times New Roman" w:hAnsi="Courier New" w:cs="Courier New"/>
          <w:b/>
          <w:bCs/>
          <w:sz w:val="20"/>
          <w:szCs w:val="20"/>
        </w:rPr>
        <w:t>';</w:t>
      </w:r>
    </w:p>
    <w:p w:rsidR="00F10579" w:rsidRPr="00F10579" w:rsidRDefault="00F10579" w:rsidP="00F10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rPr>
      </w:pPr>
      <w:r w:rsidRPr="00F10579">
        <w:rPr>
          <w:rFonts w:ascii="Courier New" w:eastAsia="Times New Roman" w:hAnsi="Courier New" w:cs="Courier New"/>
          <w:b/>
          <w:bCs/>
          <w:sz w:val="20"/>
          <w:szCs w:val="20"/>
        </w:rPr>
        <w:tab/>
      </w:r>
      <w:proofErr w:type="spellStart"/>
      <w:proofErr w:type="gramStart"/>
      <w:r w:rsidRPr="00F10579">
        <w:rPr>
          <w:rFonts w:ascii="Courier New" w:eastAsia="Times New Roman" w:hAnsi="Courier New" w:cs="Courier New"/>
          <w:b/>
          <w:bCs/>
          <w:sz w:val="20"/>
          <w:szCs w:val="20"/>
        </w:rPr>
        <w:t>res.set</w:t>
      </w:r>
      <w:proofErr w:type="spellEnd"/>
      <w:r w:rsidRPr="00F10579">
        <w:rPr>
          <w:rFonts w:ascii="Courier New" w:eastAsia="Times New Roman" w:hAnsi="Courier New" w:cs="Courier New"/>
          <w:b/>
          <w:bCs/>
          <w:sz w:val="20"/>
          <w:szCs w:val="20"/>
        </w:rPr>
        <w:t>(</w:t>
      </w:r>
      <w:proofErr w:type="gramEnd"/>
      <w:r w:rsidRPr="00F10579">
        <w:rPr>
          <w:rFonts w:ascii="Courier New" w:eastAsia="Times New Roman" w:hAnsi="Courier New" w:cs="Courier New"/>
          <w:b/>
          <w:bCs/>
          <w:sz w:val="20"/>
          <w:szCs w:val="20"/>
        </w:rPr>
        <w:t>'Content-Encoding', '</w:t>
      </w:r>
      <w:proofErr w:type="spellStart"/>
      <w:r w:rsidRPr="00F10579">
        <w:rPr>
          <w:rFonts w:ascii="Courier New" w:eastAsia="Times New Roman" w:hAnsi="Courier New" w:cs="Courier New"/>
          <w:b/>
          <w:bCs/>
          <w:sz w:val="20"/>
          <w:szCs w:val="20"/>
        </w:rPr>
        <w:t>gzip</w:t>
      </w:r>
      <w:proofErr w:type="spellEnd"/>
      <w:r w:rsidRPr="00F10579">
        <w:rPr>
          <w:rFonts w:ascii="Courier New" w:eastAsia="Times New Roman" w:hAnsi="Courier New" w:cs="Courier New"/>
          <w:b/>
          <w:bCs/>
          <w:sz w:val="20"/>
          <w:szCs w:val="20"/>
        </w:rPr>
        <w:t>');</w:t>
      </w:r>
    </w:p>
    <w:p w:rsidR="00F10579" w:rsidRPr="00F10579" w:rsidRDefault="00F10579" w:rsidP="00F10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rPr>
      </w:pPr>
      <w:r w:rsidRPr="00F10579">
        <w:rPr>
          <w:rFonts w:ascii="Courier New" w:eastAsia="Times New Roman" w:hAnsi="Courier New" w:cs="Courier New"/>
          <w:b/>
          <w:bCs/>
          <w:sz w:val="20"/>
          <w:szCs w:val="20"/>
        </w:rPr>
        <w:tab/>
      </w:r>
      <w:proofErr w:type="gramStart"/>
      <w:r w:rsidRPr="00F10579">
        <w:rPr>
          <w:rFonts w:ascii="Courier New" w:eastAsia="Times New Roman" w:hAnsi="Courier New" w:cs="Courier New"/>
          <w:b/>
          <w:bCs/>
          <w:sz w:val="20"/>
          <w:szCs w:val="20"/>
        </w:rPr>
        <w:t>next(</w:t>
      </w:r>
      <w:proofErr w:type="gramEnd"/>
      <w:r w:rsidRPr="00F10579">
        <w:rPr>
          <w:rFonts w:ascii="Courier New" w:eastAsia="Times New Roman" w:hAnsi="Courier New" w:cs="Courier New"/>
          <w:b/>
          <w:bCs/>
          <w:sz w:val="20"/>
          <w:szCs w:val="20"/>
        </w:rPr>
        <w:t>);</w:t>
      </w:r>
    </w:p>
    <w:p w:rsidR="00F10579" w:rsidRPr="00F10579" w:rsidRDefault="00F10579" w:rsidP="00F10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10579">
        <w:rPr>
          <w:rFonts w:ascii="Courier New" w:eastAsia="Times New Roman" w:hAnsi="Courier New" w:cs="Courier New"/>
          <w:b/>
          <w:bCs/>
          <w:sz w:val="20"/>
          <w:szCs w:val="20"/>
        </w:rPr>
        <w:t>});</w:t>
      </w:r>
    </w:p>
    <w:p w:rsidR="00F10579" w:rsidRPr="00F10579" w:rsidRDefault="00F10579" w:rsidP="00F10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10579" w:rsidRPr="00F10579" w:rsidRDefault="00F10579" w:rsidP="00F10579">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F10579">
        <w:rPr>
          <w:rFonts w:ascii="Courier New" w:eastAsia="Times New Roman" w:hAnsi="Courier New" w:cs="Courier New"/>
          <w:sz w:val="20"/>
          <w:szCs w:val="20"/>
        </w:rPr>
        <w:t>app.use</w:t>
      </w:r>
      <w:proofErr w:type="spellEnd"/>
      <w:r w:rsidRPr="00F10579">
        <w:rPr>
          <w:rFonts w:ascii="Courier New" w:eastAsia="Times New Roman" w:hAnsi="Courier New" w:cs="Courier New"/>
          <w:sz w:val="20"/>
          <w:szCs w:val="20"/>
        </w:rPr>
        <w:t>(</w:t>
      </w:r>
      <w:proofErr w:type="spellStart"/>
      <w:proofErr w:type="gramStart"/>
      <w:r w:rsidRPr="00F10579">
        <w:rPr>
          <w:rFonts w:ascii="Courier New" w:eastAsia="Times New Roman" w:hAnsi="Courier New" w:cs="Courier New"/>
          <w:sz w:val="20"/>
          <w:szCs w:val="20"/>
        </w:rPr>
        <w:t>express.static</w:t>
      </w:r>
      <w:proofErr w:type="spellEnd"/>
      <w:proofErr w:type="gramEnd"/>
      <w:r w:rsidRPr="00F10579">
        <w:rPr>
          <w:rFonts w:ascii="Courier New" w:eastAsia="Times New Roman" w:hAnsi="Courier New" w:cs="Courier New"/>
          <w:sz w:val="20"/>
          <w:szCs w:val="20"/>
        </w:rPr>
        <w:t>('public'));</w:t>
      </w:r>
    </w:p>
    <w:p w:rsidR="003C31AB" w:rsidRPr="003C31AB" w:rsidRDefault="003C31AB" w:rsidP="003C31A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C31AB">
        <w:rPr>
          <w:rFonts w:ascii="Times New Roman" w:eastAsia="Times New Roman" w:hAnsi="Times New Roman" w:cs="Times New Roman"/>
          <w:b/>
          <w:bCs/>
          <w:kern w:val="36"/>
          <w:sz w:val="48"/>
          <w:szCs w:val="48"/>
        </w:rPr>
        <w:t>Remove unused code</w:t>
      </w:r>
    </w:p>
    <w:p w:rsidR="003C31AB" w:rsidRPr="003C31AB" w:rsidRDefault="003C31AB" w:rsidP="003C31AB">
      <w:pPr>
        <w:spacing w:before="100" w:beforeAutospacing="1" w:after="100" w:afterAutospacing="1" w:line="240" w:lineRule="auto"/>
        <w:rPr>
          <w:rFonts w:ascii="Times New Roman" w:eastAsia="Times New Roman" w:hAnsi="Times New Roman" w:cs="Times New Roman"/>
          <w:sz w:val="24"/>
          <w:szCs w:val="24"/>
        </w:rPr>
      </w:pPr>
      <w:proofErr w:type="spellStart"/>
      <w:r w:rsidRPr="003C31AB">
        <w:rPr>
          <w:rFonts w:ascii="Times New Roman" w:eastAsia="Times New Roman" w:hAnsi="Times New Roman" w:cs="Times New Roman"/>
          <w:sz w:val="24"/>
          <w:szCs w:val="24"/>
        </w:rPr>
        <w:t>npm</w:t>
      </w:r>
      <w:proofErr w:type="spellEnd"/>
      <w:r w:rsidRPr="003C31AB">
        <w:rPr>
          <w:rFonts w:ascii="Times New Roman" w:eastAsia="Times New Roman" w:hAnsi="Times New Roman" w:cs="Times New Roman"/>
          <w:sz w:val="24"/>
          <w:szCs w:val="24"/>
        </w:rPr>
        <w:t xml:space="preserve"> makes adding code to your project a breeze. But are you really using all</w:t>
      </w:r>
      <w:r w:rsidRPr="003C31AB">
        <w:rPr>
          <w:rFonts w:ascii="Times New Roman" w:eastAsia="Times New Roman" w:hAnsi="Times New Roman" w:cs="Times New Roman"/>
          <w:sz w:val="24"/>
          <w:szCs w:val="24"/>
        </w:rPr>
        <w:br/>
        <w:t>those extra bytes?</w:t>
      </w:r>
    </w:p>
    <w:p w:rsidR="003C31AB" w:rsidRPr="003C31AB" w:rsidRDefault="003C31AB" w:rsidP="003C31AB">
      <w:pPr>
        <w:spacing w:after="0" w:line="240" w:lineRule="auto"/>
        <w:rPr>
          <w:rFonts w:ascii="Times New Roman" w:eastAsia="Times New Roman" w:hAnsi="Times New Roman" w:cs="Times New Roman"/>
          <w:sz w:val="24"/>
          <w:szCs w:val="24"/>
        </w:rPr>
      </w:pPr>
      <w:r w:rsidRPr="003C31AB">
        <w:rPr>
          <w:rFonts w:ascii="Times New Roman" w:eastAsia="Times New Roman" w:hAnsi="Times New Roman" w:cs="Times New Roman"/>
          <w:sz w:val="24"/>
          <w:szCs w:val="24"/>
        </w:rPr>
        <w:t>Nov 5, 2018</w:t>
      </w:r>
    </w:p>
    <w:p w:rsidR="003C31AB" w:rsidRPr="003C31AB" w:rsidRDefault="003C31AB" w:rsidP="003C31AB">
      <w:pPr>
        <w:spacing w:after="0" w:line="240" w:lineRule="auto"/>
        <w:rPr>
          <w:rFonts w:ascii="Times New Roman" w:eastAsia="Times New Roman" w:hAnsi="Times New Roman" w:cs="Times New Roman"/>
          <w:sz w:val="24"/>
          <w:szCs w:val="24"/>
        </w:rPr>
      </w:pPr>
      <w:r w:rsidRPr="003C31AB">
        <w:rPr>
          <w:rFonts w:ascii="Times New Roman" w:eastAsia="Times New Roman" w:hAnsi="Times New Roman" w:cs="Times New Roman"/>
          <w:sz w:val="24"/>
          <w:szCs w:val="24"/>
        </w:rPr>
        <w:t xml:space="preserve">Appears in: </w:t>
      </w:r>
      <w:hyperlink r:id="rId61" w:history="1">
        <w:r w:rsidRPr="003C31AB">
          <w:rPr>
            <w:rFonts w:ascii="Times New Roman" w:eastAsia="Times New Roman" w:hAnsi="Times New Roman" w:cs="Times New Roman"/>
            <w:color w:val="0000FF"/>
            <w:sz w:val="24"/>
            <w:szCs w:val="24"/>
            <w:u w:val="single"/>
          </w:rPr>
          <w:t>Fast load times</w:t>
        </w:r>
      </w:hyperlink>
    </w:p>
    <w:p w:rsidR="003C31AB" w:rsidRPr="003C31AB" w:rsidRDefault="003C31AB" w:rsidP="003C31AB">
      <w:pPr>
        <w:spacing w:after="0" w:line="240" w:lineRule="auto"/>
        <w:rPr>
          <w:rFonts w:ascii="Times New Roman" w:eastAsia="Times New Roman" w:hAnsi="Times New Roman" w:cs="Times New Roman"/>
          <w:sz w:val="24"/>
          <w:szCs w:val="24"/>
        </w:rPr>
      </w:pPr>
      <w:r w:rsidRPr="003C31AB">
        <w:rPr>
          <w:rFonts w:ascii="Times New Roman" w:eastAsia="Times New Roman" w:hAnsi="Times New Roman" w:cs="Times New Roman"/>
          <w:noProof/>
          <w:color w:val="0000FF"/>
          <w:sz w:val="24"/>
          <w:szCs w:val="24"/>
        </w:rPr>
        <w:drawing>
          <wp:inline distT="0" distB="0" distL="0" distR="0">
            <wp:extent cx="612140" cy="612140"/>
            <wp:effectExtent l="0" t="0" r="0" b="0"/>
            <wp:docPr id="12" name="Picture 12" descr="Houssein Djirdeh">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ussein Djirdeh">
                      <a:hlinkClick r:id="rId35"/>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inline>
        </w:drawing>
      </w:r>
    </w:p>
    <w:p w:rsidR="003C31AB" w:rsidRPr="003C31AB" w:rsidRDefault="003C31AB" w:rsidP="003C31AB">
      <w:pPr>
        <w:spacing w:after="0" w:line="240" w:lineRule="auto"/>
        <w:rPr>
          <w:rFonts w:ascii="Times New Roman" w:eastAsia="Times New Roman" w:hAnsi="Times New Roman" w:cs="Times New Roman"/>
          <w:sz w:val="24"/>
          <w:szCs w:val="24"/>
        </w:rPr>
      </w:pPr>
      <w:hyperlink r:id="rId62" w:history="1">
        <w:proofErr w:type="spellStart"/>
        <w:r w:rsidRPr="003C31AB">
          <w:rPr>
            <w:rFonts w:ascii="Times New Roman" w:eastAsia="Times New Roman" w:hAnsi="Times New Roman" w:cs="Times New Roman"/>
            <w:i/>
            <w:iCs/>
            <w:color w:val="0000FF"/>
            <w:sz w:val="24"/>
            <w:szCs w:val="24"/>
            <w:u w:val="single"/>
          </w:rPr>
          <w:t>Houssein</w:t>
        </w:r>
        <w:proofErr w:type="spellEnd"/>
        <w:r w:rsidRPr="003C31AB">
          <w:rPr>
            <w:rFonts w:ascii="Times New Roman" w:eastAsia="Times New Roman" w:hAnsi="Times New Roman" w:cs="Times New Roman"/>
            <w:i/>
            <w:iCs/>
            <w:color w:val="0000FF"/>
            <w:sz w:val="24"/>
            <w:szCs w:val="24"/>
            <w:u w:val="single"/>
          </w:rPr>
          <w:t xml:space="preserve"> </w:t>
        </w:r>
        <w:proofErr w:type="spellStart"/>
        <w:r w:rsidRPr="003C31AB">
          <w:rPr>
            <w:rFonts w:ascii="Times New Roman" w:eastAsia="Times New Roman" w:hAnsi="Times New Roman" w:cs="Times New Roman"/>
            <w:i/>
            <w:iCs/>
            <w:color w:val="0000FF"/>
            <w:sz w:val="24"/>
            <w:szCs w:val="24"/>
            <w:u w:val="single"/>
          </w:rPr>
          <w:t>Djirdeh</w:t>
        </w:r>
        <w:proofErr w:type="spellEnd"/>
      </w:hyperlink>
    </w:p>
    <w:p w:rsidR="003C31AB" w:rsidRPr="003C31AB" w:rsidRDefault="003C31AB" w:rsidP="003C31AB">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63" w:history="1">
        <w:r w:rsidRPr="003C31AB">
          <w:rPr>
            <w:rFonts w:ascii="Times New Roman" w:eastAsia="Times New Roman" w:hAnsi="Times New Roman" w:cs="Times New Roman"/>
            <w:color w:val="0000FF"/>
            <w:sz w:val="24"/>
            <w:szCs w:val="24"/>
            <w:u w:val="single"/>
          </w:rPr>
          <w:t>Twitter</w:t>
        </w:r>
      </w:hyperlink>
    </w:p>
    <w:p w:rsidR="003C31AB" w:rsidRPr="003C31AB" w:rsidRDefault="003C31AB" w:rsidP="003C31AB">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64" w:history="1">
        <w:r w:rsidRPr="003C31AB">
          <w:rPr>
            <w:rFonts w:ascii="Times New Roman" w:eastAsia="Times New Roman" w:hAnsi="Times New Roman" w:cs="Times New Roman"/>
            <w:color w:val="0000FF"/>
            <w:sz w:val="24"/>
            <w:szCs w:val="24"/>
            <w:u w:val="single"/>
          </w:rPr>
          <w:t>GitHub</w:t>
        </w:r>
      </w:hyperlink>
    </w:p>
    <w:p w:rsidR="003C31AB" w:rsidRPr="003C31AB" w:rsidRDefault="003C31AB" w:rsidP="003C31AB">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65" w:history="1">
        <w:r w:rsidRPr="003C31AB">
          <w:rPr>
            <w:rFonts w:ascii="Times New Roman" w:eastAsia="Times New Roman" w:hAnsi="Times New Roman" w:cs="Times New Roman"/>
            <w:color w:val="0000FF"/>
            <w:sz w:val="24"/>
            <w:szCs w:val="24"/>
            <w:u w:val="single"/>
          </w:rPr>
          <w:t>Glitch</w:t>
        </w:r>
      </w:hyperlink>
    </w:p>
    <w:p w:rsidR="003C31AB" w:rsidRPr="003C31AB" w:rsidRDefault="003C31AB" w:rsidP="003C31AB">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66" w:history="1">
        <w:r w:rsidRPr="003C31AB">
          <w:rPr>
            <w:rFonts w:ascii="Times New Roman" w:eastAsia="Times New Roman" w:hAnsi="Times New Roman" w:cs="Times New Roman"/>
            <w:color w:val="0000FF"/>
            <w:sz w:val="24"/>
            <w:szCs w:val="24"/>
            <w:u w:val="single"/>
          </w:rPr>
          <w:t>Blog</w:t>
        </w:r>
      </w:hyperlink>
    </w:p>
    <w:p w:rsidR="003C31AB" w:rsidRPr="003C31AB" w:rsidRDefault="003C31AB" w:rsidP="003C31AB">
      <w:pPr>
        <w:spacing w:before="100" w:beforeAutospacing="1" w:after="100" w:afterAutospacing="1" w:line="240" w:lineRule="auto"/>
        <w:rPr>
          <w:rFonts w:ascii="Times New Roman" w:eastAsia="Times New Roman" w:hAnsi="Times New Roman" w:cs="Times New Roman"/>
          <w:sz w:val="24"/>
          <w:szCs w:val="24"/>
        </w:rPr>
      </w:pPr>
      <w:r w:rsidRPr="003C31AB">
        <w:rPr>
          <w:rFonts w:ascii="Times New Roman" w:eastAsia="Times New Roman" w:hAnsi="Times New Roman" w:cs="Times New Roman"/>
          <w:sz w:val="24"/>
          <w:szCs w:val="24"/>
        </w:rPr>
        <w:t xml:space="preserve">Registries like </w:t>
      </w:r>
      <w:hyperlink r:id="rId67" w:history="1">
        <w:proofErr w:type="spellStart"/>
        <w:r w:rsidRPr="003C31AB">
          <w:rPr>
            <w:rFonts w:ascii="Times New Roman" w:eastAsia="Times New Roman" w:hAnsi="Times New Roman" w:cs="Times New Roman"/>
            <w:color w:val="0000FF"/>
            <w:sz w:val="24"/>
            <w:szCs w:val="24"/>
            <w:u w:val="single"/>
          </w:rPr>
          <w:t>npm</w:t>
        </w:r>
        <w:proofErr w:type="spellEnd"/>
      </w:hyperlink>
      <w:r w:rsidRPr="003C31AB">
        <w:rPr>
          <w:rFonts w:ascii="Times New Roman" w:eastAsia="Times New Roman" w:hAnsi="Times New Roman" w:cs="Times New Roman"/>
          <w:sz w:val="24"/>
          <w:szCs w:val="24"/>
        </w:rPr>
        <w:t xml:space="preserve"> have transformed the JavaScript world for the better by allowing anyone to easily download and use over </w:t>
      </w:r>
      <w:r w:rsidRPr="003C31AB">
        <w:rPr>
          <w:rFonts w:ascii="Times New Roman" w:eastAsia="Times New Roman" w:hAnsi="Times New Roman" w:cs="Times New Roman"/>
          <w:i/>
          <w:iCs/>
          <w:sz w:val="24"/>
          <w:szCs w:val="24"/>
        </w:rPr>
        <w:t>half a million</w:t>
      </w:r>
      <w:r w:rsidRPr="003C31AB">
        <w:rPr>
          <w:rFonts w:ascii="Times New Roman" w:eastAsia="Times New Roman" w:hAnsi="Times New Roman" w:cs="Times New Roman"/>
          <w:sz w:val="24"/>
          <w:szCs w:val="24"/>
        </w:rPr>
        <w:t xml:space="preserve"> public packages. But we often include libraries we're </w:t>
      </w:r>
      <w:r w:rsidRPr="003C31AB">
        <w:rPr>
          <w:rFonts w:ascii="Times New Roman" w:eastAsia="Times New Roman" w:hAnsi="Times New Roman" w:cs="Times New Roman"/>
          <w:sz w:val="24"/>
          <w:szCs w:val="24"/>
        </w:rPr>
        <w:lastRenderedPageBreak/>
        <w:t xml:space="preserve">not fully utilizing. To fix this issue, </w:t>
      </w:r>
      <w:r w:rsidRPr="003C31AB">
        <w:rPr>
          <w:rFonts w:ascii="Times New Roman" w:eastAsia="Times New Roman" w:hAnsi="Times New Roman" w:cs="Times New Roman"/>
          <w:b/>
          <w:bCs/>
          <w:sz w:val="24"/>
          <w:szCs w:val="24"/>
        </w:rPr>
        <w:t>analyze your bundle</w:t>
      </w:r>
      <w:r w:rsidRPr="003C31AB">
        <w:rPr>
          <w:rFonts w:ascii="Times New Roman" w:eastAsia="Times New Roman" w:hAnsi="Times New Roman" w:cs="Times New Roman"/>
          <w:sz w:val="24"/>
          <w:szCs w:val="24"/>
        </w:rPr>
        <w:t xml:space="preserve"> to detect unused code. Then remove </w:t>
      </w:r>
      <w:r w:rsidRPr="003C31AB">
        <w:rPr>
          <w:rFonts w:ascii="Times New Roman" w:eastAsia="Times New Roman" w:hAnsi="Times New Roman" w:cs="Times New Roman"/>
          <w:b/>
          <w:bCs/>
          <w:sz w:val="24"/>
          <w:szCs w:val="24"/>
        </w:rPr>
        <w:t>unused</w:t>
      </w:r>
      <w:r w:rsidRPr="003C31AB">
        <w:rPr>
          <w:rFonts w:ascii="Times New Roman" w:eastAsia="Times New Roman" w:hAnsi="Times New Roman" w:cs="Times New Roman"/>
          <w:sz w:val="24"/>
          <w:szCs w:val="24"/>
        </w:rPr>
        <w:t xml:space="preserve"> and </w:t>
      </w:r>
      <w:r w:rsidRPr="003C31AB">
        <w:rPr>
          <w:rFonts w:ascii="Times New Roman" w:eastAsia="Times New Roman" w:hAnsi="Times New Roman" w:cs="Times New Roman"/>
          <w:b/>
          <w:bCs/>
          <w:sz w:val="24"/>
          <w:szCs w:val="24"/>
        </w:rPr>
        <w:t>unneeded</w:t>
      </w:r>
      <w:r w:rsidRPr="003C31AB">
        <w:rPr>
          <w:rFonts w:ascii="Times New Roman" w:eastAsia="Times New Roman" w:hAnsi="Times New Roman" w:cs="Times New Roman"/>
          <w:sz w:val="24"/>
          <w:szCs w:val="24"/>
        </w:rPr>
        <w:t xml:space="preserve"> libraries.</w:t>
      </w:r>
    </w:p>
    <w:p w:rsidR="003C31AB" w:rsidRPr="003C31AB" w:rsidRDefault="003C31AB" w:rsidP="003C31AB">
      <w:pPr>
        <w:spacing w:before="100" w:beforeAutospacing="1" w:after="100" w:afterAutospacing="1" w:line="240" w:lineRule="auto"/>
        <w:outlineLvl w:val="1"/>
        <w:rPr>
          <w:rFonts w:ascii="Times New Roman" w:eastAsia="Times New Roman" w:hAnsi="Times New Roman" w:cs="Times New Roman"/>
          <w:b/>
          <w:bCs/>
          <w:sz w:val="36"/>
          <w:szCs w:val="36"/>
        </w:rPr>
      </w:pPr>
      <w:r w:rsidRPr="003C31AB">
        <w:rPr>
          <w:rFonts w:ascii="Times New Roman" w:eastAsia="Times New Roman" w:hAnsi="Times New Roman" w:cs="Times New Roman"/>
          <w:b/>
          <w:bCs/>
          <w:sz w:val="36"/>
          <w:szCs w:val="36"/>
        </w:rPr>
        <w:t xml:space="preserve">Analyze your bundle </w:t>
      </w:r>
      <w:hyperlink r:id="rId68" w:anchor="analyze-your-bundle" w:history="1">
        <w:r w:rsidRPr="003C31AB">
          <w:rPr>
            <w:rFonts w:ascii="Times New Roman" w:eastAsia="Times New Roman" w:hAnsi="Times New Roman" w:cs="Times New Roman"/>
            <w:b/>
            <w:bCs/>
            <w:color w:val="0000FF"/>
            <w:sz w:val="36"/>
            <w:szCs w:val="36"/>
            <w:u w:val="single"/>
          </w:rPr>
          <w:t>#</w:t>
        </w:r>
      </w:hyperlink>
    </w:p>
    <w:p w:rsidR="003C31AB" w:rsidRPr="003C31AB" w:rsidRDefault="003C31AB" w:rsidP="003C31AB">
      <w:pPr>
        <w:spacing w:before="100" w:beforeAutospacing="1" w:after="100" w:afterAutospacing="1" w:line="240" w:lineRule="auto"/>
        <w:rPr>
          <w:rFonts w:ascii="Times New Roman" w:eastAsia="Times New Roman" w:hAnsi="Times New Roman" w:cs="Times New Roman"/>
          <w:sz w:val="24"/>
          <w:szCs w:val="24"/>
        </w:rPr>
      </w:pPr>
      <w:proofErr w:type="spellStart"/>
      <w:r w:rsidRPr="003C31AB">
        <w:rPr>
          <w:rFonts w:ascii="Times New Roman" w:eastAsia="Times New Roman" w:hAnsi="Times New Roman" w:cs="Times New Roman"/>
          <w:sz w:val="24"/>
          <w:szCs w:val="24"/>
        </w:rPr>
        <w:t>DevTools</w:t>
      </w:r>
      <w:proofErr w:type="spellEnd"/>
      <w:r w:rsidRPr="003C31AB">
        <w:rPr>
          <w:rFonts w:ascii="Times New Roman" w:eastAsia="Times New Roman" w:hAnsi="Times New Roman" w:cs="Times New Roman"/>
          <w:sz w:val="24"/>
          <w:szCs w:val="24"/>
        </w:rPr>
        <w:t xml:space="preserve"> makes it easy to see the size of all network requests:</w:t>
      </w:r>
    </w:p>
    <w:p w:rsidR="003C31AB" w:rsidRPr="003C31AB" w:rsidRDefault="003C31AB" w:rsidP="003C31A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C31AB">
        <w:rPr>
          <w:rFonts w:ascii="Times New Roman" w:eastAsia="Times New Roman" w:hAnsi="Times New Roman" w:cs="Times New Roman"/>
          <w:sz w:val="24"/>
          <w:szCs w:val="24"/>
        </w:rPr>
        <w:t>Press `</w:t>
      </w:r>
      <w:proofErr w:type="spellStart"/>
      <w:r w:rsidRPr="003C31AB">
        <w:rPr>
          <w:rFonts w:ascii="Times New Roman" w:eastAsia="Times New Roman" w:hAnsi="Times New Roman" w:cs="Times New Roman"/>
          <w:sz w:val="24"/>
          <w:szCs w:val="24"/>
        </w:rPr>
        <w:t>Control+Shift+J</w:t>
      </w:r>
      <w:proofErr w:type="spellEnd"/>
      <w:r w:rsidRPr="003C31AB">
        <w:rPr>
          <w:rFonts w:ascii="Times New Roman" w:eastAsia="Times New Roman" w:hAnsi="Times New Roman" w:cs="Times New Roman"/>
          <w:sz w:val="24"/>
          <w:szCs w:val="24"/>
        </w:rPr>
        <w:t>` (or `</w:t>
      </w:r>
      <w:proofErr w:type="spellStart"/>
      <w:r w:rsidRPr="003C31AB">
        <w:rPr>
          <w:rFonts w:ascii="Times New Roman" w:eastAsia="Times New Roman" w:hAnsi="Times New Roman" w:cs="Times New Roman"/>
          <w:sz w:val="24"/>
          <w:szCs w:val="24"/>
        </w:rPr>
        <w:t>Command+Option+J</w:t>
      </w:r>
      <w:proofErr w:type="spellEnd"/>
      <w:r w:rsidRPr="003C31AB">
        <w:rPr>
          <w:rFonts w:ascii="Times New Roman" w:eastAsia="Times New Roman" w:hAnsi="Times New Roman" w:cs="Times New Roman"/>
          <w:sz w:val="24"/>
          <w:szCs w:val="24"/>
        </w:rPr>
        <w:t xml:space="preserve">` on Mac) to open </w:t>
      </w:r>
      <w:proofErr w:type="spellStart"/>
      <w:r w:rsidRPr="003C31AB">
        <w:rPr>
          <w:rFonts w:ascii="Times New Roman" w:eastAsia="Times New Roman" w:hAnsi="Times New Roman" w:cs="Times New Roman"/>
          <w:sz w:val="24"/>
          <w:szCs w:val="24"/>
        </w:rPr>
        <w:t>DevTools</w:t>
      </w:r>
      <w:proofErr w:type="spellEnd"/>
      <w:r w:rsidRPr="003C31AB">
        <w:rPr>
          <w:rFonts w:ascii="Times New Roman" w:eastAsia="Times New Roman" w:hAnsi="Times New Roman" w:cs="Times New Roman"/>
          <w:sz w:val="24"/>
          <w:szCs w:val="24"/>
        </w:rPr>
        <w:t>.</w:t>
      </w:r>
    </w:p>
    <w:p w:rsidR="003C31AB" w:rsidRPr="003C31AB" w:rsidRDefault="003C31AB" w:rsidP="003C31A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C31AB">
        <w:rPr>
          <w:rFonts w:ascii="Times New Roman" w:eastAsia="Times New Roman" w:hAnsi="Times New Roman" w:cs="Times New Roman"/>
          <w:sz w:val="24"/>
          <w:szCs w:val="24"/>
        </w:rPr>
        <w:t xml:space="preserve">Click the </w:t>
      </w:r>
      <w:r w:rsidRPr="003C31AB">
        <w:rPr>
          <w:rFonts w:ascii="Times New Roman" w:eastAsia="Times New Roman" w:hAnsi="Times New Roman" w:cs="Times New Roman"/>
          <w:b/>
          <w:bCs/>
          <w:sz w:val="24"/>
          <w:szCs w:val="24"/>
        </w:rPr>
        <w:t>Network</w:t>
      </w:r>
      <w:r w:rsidRPr="003C31AB">
        <w:rPr>
          <w:rFonts w:ascii="Times New Roman" w:eastAsia="Times New Roman" w:hAnsi="Times New Roman" w:cs="Times New Roman"/>
          <w:sz w:val="24"/>
          <w:szCs w:val="24"/>
        </w:rPr>
        <w:t xml:space="preserve"> tab.</w:t>
      </w:r>
    </w:p>
    <w:p w:rsidR="003C31AB" w:rsidRPr="003C31AB" w:rsidRDefault="003C31AB" w:rsidP="003C31A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C31AB">
        <w:rPr>
          <w:rFonts w:ascii="Times New Roman" w:eastAsia="Times New Roman" w:hAnsi="Times New Roman" w:cs="Times New Roman"/>
          <w:sz w:val="24"/>
          <w:szCs w:val="24"/>
        </w:rPr>
        <w:t xml:space="preserve">Select the </w:t>
      </w:r>
      <w:r w:rsidRPr="003C31AB">
        <w:rPr>
          <w:rFonts w:ascii="Times New Roman" w:eastAsia="Times New Roman" w:hAnsi="Times New Roman" w:cs="Times New Roman"/>
          <w:b/>
          <w:bCs/>
          <w:sz w:val="24"/>
          <w:szCs w:val="24"/>
        </w:rPr>
        <w:t>Disable cache</w:t>
      </w:r>
      <w:r w:rsidRPr="003C31AB">
        <w:rPr>
          <w:rFonts w:ascii="Times New Roman" w:eastAsia="Times New Roman" w:hAnsi="Times New Roman" w:cs="Times New Roman"/>
          <w:sz w:val="24"/>
          <w:szCs w:val="24"/>
        </w:rPr>
        <w:t xml:space="preserve"> checkbox.</w:t>
      </w:r>
    </w:p>
    <w:p w:rsidR="003C31AB" w:rsidRPr="003C31AB" w:rsidRDefault="003C31AB" w:rsidP="003C31A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C31AB">
        <w:rPr>
          <w:rFonts w:ascii="Times New Roman" w:eastAsia="Times New Roman" w:hAnsi="Times New Roman" w:cs="Times New Roman"/>
          <w:sz w:val="24"/>
          <w:szCs w:val="24"/>
        </w:rPr>
        <w:t>Reload the page.</w:t>
      </w:r>
    </w:p>
    <w:p w:rsidR="003C31AB" w:rsidRPr="003C31AB" w:rsidRDefault="003C31AB" w:rsidP="003C31AB">
      <w:pPr>
        <w:spacing w:after="0" w:line="240" w:lineRule="auto"/>
        <w:rPr>
          <w:rFonts w:ascii="Times New Roman" w:eastAsia="Times New Roman" w:hAnsi="Times New Roman" w:cs="Times New Roman"/>
          <w:sz w:val="24"/>
          <w:szCs w:val="24"/>
        </w:rPr>
      </w:pPr>
      <w:r w:rsidRPr="003C31AB">
        <w:rPr>
          <w:rFonts w:ascii="Times New Roman" w:eastAsia="Times New Roman" w:hAnsi="Times New Roman" w:cs="Times New Roman"/>
          <w:noProof/>
          <w:sz w:val="24"/>
          <w:szCs w:val="24"/>
        </w:rPr>
        <w:drawing>
          <wp:inline distT="0" distB="0" distL="0" distR="0">
            <wp:extent cx="7617460" cy="1614170"/>
            <wp:effectExtent l="0" t="0" r="2540" b="5080"/>
            <wp:docPr id="11" name="Picture 11" descr="Network panel with bundle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twork panel with bundle reques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617460" cy="1614170"/>
                    </a:xfrm>
                    <a:prstGeom prst="rect">
                      <a:avLst/>
                    </a:prstGeom>
                    <a:noFill/>
                    <a:ln>
                      <a:noFill/>
                    </a:ln>
                  </pic:spPr>
                </pic:pic>
              </a:graphicData>
            </a:graphic>
          </wp:inline>
        </w:drawing>
      </w:r>
    </w:p>
    <w:p w:rsidR="003C31AB" w:rsidRPr="003C31AB" w:rsidRDefault="003C31AB" w:rsidP="003C31AB">
      <w:pPr>
        <w:spacing w:before="100" w:beforeAutospacing="1" w:after="100" w:afterAutospacing="1" w:line="240" w:lineRule="auto"/>
        <w:rPr>
          <w:rFonts w:ascii="Times New Roman" w:eastAsia="Times New Roman" w:hAnsi="Times New Roman" w:cs="Times New Roman"/>
          <w:sz w:val="24"/>
          <w:szCs w:val="24"/>
        </w:rPr>
      </w:pPr>
      <w:r w:rsidRPr="003C31AB">
        <w:rPr>
          <w:rFonts w:ascii="Times New Roman" w:eastAsia="Times New Roman" w:hAnsi="Times New Roman" w:cs="Times New Roman"/>
          <w:sz w:val="24"/>
          <w:szCs w:val="24"/>
        </w:rPr>
        <w:t xml:space="preserve">The </w:t>
      </w:r>
      <w:hyperlink r:id="rId70" w:history="1">
        <w:r w:rsidRPr="003C31AB">
          <w:rPr>
            <w:rFonts w:ascii="Times New Roman" w:eastAsia="Times New Roman" w:hAnsi="Times New Roman" w:cs="Times New Roman"/>
            <w:color w:val="0000FF"/>
            <w:sz w:val="24"/>
            <w:szCs w:val="24"/>
            <w:u w:val="single"/>
          </w:rPr>
          <w:t>Coverage</w:t>
        </w:r>
      </w:hyperlink>
      <w:r w:rsidRPr="003C31AB">
        <w:rPr>
          <w:rFonts w:ascii="Times New Roman" w:eastAsia="Times New Roman" w:hAnsi="Times New Roman" w:cs="Times New Roman"/>
          <w:sz w:val="24"/>
          <w:szCs w:val="24"/>
        </w:rPr>
        <w:t xml:space="preserve"> tab in </w:t>
      </w:r>
      <w:proofErr w:type="spellStart"/>
      <w:r w:rsidRPr="003C31AB">
        <w:rPr>
          <w:rFonts w:ascii="Times New Roman" w:eastAsia="Times New Roman" w:hAnsi="Times New Roman" w:cs="Times New Roman"/>
          <w:sz w:val="24"/>
          <w:szCs w:val="24"/>
        </w:rPr>
        <w:t>DevTools</w:t>
      </w:r>
      <w:proofErr w:type="spellEnd"/>
      <w:r w:rsidRPr="003C31AB">
        <w:rPr>
          <w:rFonts w:ascii="Times New Roman" w:eastAsia="Times New Roman" w:hAnsi="Times New Roman" w:cs="Times New Roman"/>
          <w:sz w:val="24"/>
          <w:szCs w:val="24"/>
        </w:rPr>
        <w:t xml:space="preserve"> will also tell you how much CSS and JS code in your application is unused.</w:t>
      </w:r>
    </w:p>
    <w:p w:rsidR="003C31AB" w:rsidRPr="003C31AB" w:rsidRDefault="003C31AB" w:rsidP="003C31AB">
      <w:pPr>
        <w:spacing w:after="0" w:line="240" w:lineRule="auto"/>
        <w:rPr>
          <w:rFonts w:ascii="Times New Roman" w:eastAsia="Times New Roman" w:hAnsi="Times New Roman" w:cs="Times New Roman"/>
          <w:sz w:val="24"/>
          <w:szCs w:val="24"/>
        </w:rPr>
      </w:pPr>
      <w:r w:rsidRPr="003C31AB">
        <w:rPr>
          <w:rFonts w:ascii="Times New Roman" w:eastAsia="Times New Roman" w:hAnsi="Times New Roman" w:cs="Times New Roman"/>
          <w:noProof/>
          <w:sz w:val="24"/>
          <w:szCs w:val="24"/>
        </w:rPr>
        <w:lastRenderedPageBreak/>
        <w:drawing>
          <wp:inline distT="0" distB="0" distL="0" distR="0">
            <wp:extent cx="7617460" cy="5351145"/>
            <wp:effectExtent l="0" t="0" r="0" b="0"/>
            <wp:docPr id="10" name="Picture 10" descr="Code Coverage in Dev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de Coverage in DevTool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617460" cy="5351145"/>
                    </a:xfrm>
                    <a:prstGeom prst="rect">
                      <a:avLst/>
                    </a:prstGeom>
                    <a:noFill/>
                    <a:ln>
                      <a:noFill/>
                    </a:ln>
                  </pic:spPr>
                </pic:pic>
              </a:graphicData>
            </a:graphic>
          </wp:inline>
        </w:drawing>
      </w:r>
    </w:p>
    <w:p w:rsidR="003C31AB" w:rsidRPr="003C31AB" w:rsidRDefault="003C31AB" w:rsidP="003C31AB">
      <w:pPr>
        <w:spacing w:before="100" w:beforeAutospacing="1" w:after="100" w:afterAutospacing="1" w:line="240" w:lineRule="auto"/>
        <w:rPr>
          <w:rFonts w:ascii="Times New Roman" w:eastAsia="Times New Roman" w:hAnsi="Times New Roman" w:cs="Times New Roman"/>
          <w:sz w:val="24"/>
          <w:szCs w:val="24"/>
        </w:rPr>
      </w:pPr>
      <w:r w:rsidRPr="003C31AB">
        <w:rPr>
          <w:rFonts w:ascii="Times New Roman" w:eastAsia="Times New Roman" w:hAnsi="Times New Roman" w:cs="Times New Roman"/>
          <w:sz w:val="24"/>
          <w:szCs w:val="24"/>
        </w:rPr>
        <w:t>By specifying a full Lighthouse configuration through its Node CLI, an "Unused JavaScript" audit can also be used to trace how much unused code is being shipped with your application.</w:t>
      </w:r>
    </w:p>
    <w:p w:rsidR="003C31AB" w:rsidRPr="003C31AB" w:rsidRDefault="003C31AB" w:rsidP="003C31AB">
      <w:pPr>
        <w:spacing w:after="0" w:line="240" w:lineRule="auto"/>
        <w:rPr>
          <w:rFonts w:ascii="Times New Roman" w:eastAsia="Times New Roman" w:hAnsi="Times New Roman" w:cs="Times New Roman"/>
          <w:sz w:val="24"/>
          <w:szCs w:val="24"/>
        </w:rPr>
      </w:pPr>
      <w:r w:rsidRPr="003C31AB">
        <w:rPr>
          <w:rFonts w:ascii="Times New Roman" w:eastAsia="Times New Roman" w:hAnsi="Times New Roman" w:cs="Times New Roman"/>
          <w:noProof/>
          <w:sz w:val="24"/>
          <w:szCs w:val="24"/>
        </w:rPr>
        <w:lastRenderedPageBreak/>
        <w:drawing>
          <wp:inline distT="0" distB="0" distL="0" distR="0">
            <wp:extent cx="7617460" cy="3307715"/>
            <wp:effectExtent l="0" t="0" r="2540" b="6985"/>
            <wp:docPr id="9" name="Picture 9" descr="Lighthouse Unused JS Au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ghthouse Unused JS Audi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617460" cy="3307715"/>
                    </a:xfrm>
                    <a:prstGeom prst="rect">
                      <a:avLst/>
                    </a:prstGeom>
                    <a:noFill/>
                    <a:ln>
                      <a:noFill/>
                    </a:ln>
                  </pic:spPr>
                </pic:pic>
              </a:graphicData>
            </a:graphic>
          </wp:inline>
        </w:drawing>
      </w:r>
    </w:p>
    <w:p w:rsidR="003C31AB" w:rsidRPr="003C31AB" w:rsidRDefault="003C31AB" w:rsidP="003C31AB">
      <w:pPr>
        <w:spacing w:before="100" w:beforeAutospacing="1" w:after="100" w:afterAutospacing="1" w:line="240" w:lineRule="auto"/>
        <w:rPr>
          <w:rFonts w:ascii="Times New Roman" w:eastAsia="Times New Roman" w:hAnsi="Times New Roman" w:cs="Times New Roman"/>
          <w:sz w:val="24"/>
          <w:szCs w:val="24"/>
        </w:rPr>
      </w:pPr>
      <w:r w:rsidRPr="003C31AB">
        <w:rPr>
          <w:rFonts w:ascii="Times New Roman" w:eastAsia="Times New Roman" w:hAnsi="Times New Roman" w:cs="Times New Roman"/>
          <w:sz w:val="24"/>
          <w:szCs w:val="24"/>
        </w:rPr>
        <w:t xml:space="preserve">If you happen to be using </w:t>
      </w:r>
      <w:hyperlink r:id="rId73" w:history="1">
        <w:proofErr w:type="spellStart"/>
        <w:r w:rsidRPr="003C31AB">
          <w:rPr>
            <w:rFonts w:ascii="Times New Roman" w:eastAsia="Times New Roman" w:hAnsi="Times New Roman" w:cs="Times New Roman"/>
            <w:color w:val="0000FF"/>
            <w:sz w:val="24"/>
            <w:szCs w:val="24"/>
            <w:u w:val="single"/>
          </w:rPr>
          <w:t>webpack</w:t>
        </w:r>
        <w:proofErr w:type="spellEnd"/>
      </w:hyperlink>
      <w:r w:rsidRPr="003C31AB">
        <w:rPr>
          <w:rFonts w:ascii="Times New Roman" w:eastAsia="Times New Roman" w:hAnsi="Times New Roman" w:cs="Times New Roman"/>
          <w:sz w:val="24"/>
          <w:szCs w:val="24"/>
        </w:rPr>
        <w:t xml:space="preserve"> as your bundler, </w:t>
      </w:r>
      <w:hyperlink r:id="rId74" w:history="1">
        <w:proofErr w:type="spellStart"/>
        <w:r w:rsidRPr="003C31AB">
          <w:rPr>
            <w:rFonts w:ascii="Times New Roman" w:eastAsia="Times New Roman" w:hAnsi="Times New Roman" w:cs="Times New Roman"/>
            <w:color w:val="0000FF"/>
            <w:sz w:val="24"/>
            <w:szCs w:val="24"/>
            <w:u w:val="single"/>
          </w:rPr>
          <w:t>Webpack</w:t>
        </w:r>
        <w:proofErr w:type="spellEnd"/>
        <w:r w:rsidRPr="003C31AB">
          <w:rPr>
            <w:rFonts w:ascii="Times New Roman" w:eastAsia="Times New Roman" w:hAnsi="Times New Roman" w:cs="Times New Roman"/>
            <w:color w:val="0000FF"/>
            <w:sz w:val="24"/>
            <w:szCs w:val="24"/>
            <w:u w:val="single"/>
          </w:rPr>
          <w:t xml:space="preserve"> Bundle Analyzer</w:t>
        </w:r>
      </w:hyperlink>
      <w:r w:rsidRPr="003C31AB">
        <w:rPr>
          <w:rFonts w:ascii="Times New Roman" w:eastAsia="Times New Roman" w:hAnsi="Times New Roman" w:cs="Times New Roman"/>
          <w:sz w:val="24"/>
          <w:szCs w:val="24"/>
        </w:rPr>
        <w:t xml:space="preserve"> will help you investigate what makes up the bundle. Include the plugin in your </w:t>
      </w:r>
      <w:proofErr w:type="spellStart"/>
      <w:r w:rsidRPr="003C31AB">
        <w:rPr>
          <w:rFonts w:ascii="Times New Roman" w:eastAsia="Times New Roman" w:hAnsi="Times New Roman" w:cs="Times New Roman"/>
          <w:sz w:val="24"/>
          <w:szCs w:val="24"/>
        </w:rPr>
        <w:t>webpack</w:t>
      </w:r>
      <w:proofErr w:type="spellEnd"/>
      <w:r w:rsidRPr="003C31AB">
        <w:rPr>
          <w:rFonts w:ascii="Times New Roman" w:eastAsia="Times New Roman" w:hAnsi="Times New Roman" w:cs="Times New Roman"/>
          <w:sz w:val="24"/>
          <w:szCs w:val="24"/>
        </w:rPr>
        <w:t xml:space="preserve"> configurations file like any other plugin:</w:t>
      </w:r>
    </w:p>
    <w:p w:rsidR="003C31AB" w:rsidRPr="003C31AB" w:rsidRDefault="003C31AB" w:rsidP="003C31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3C31AB">
        <w:rPr>
          <w:rFonts w:ascii="Courier New" w:eastAsia="Times New Roman" w:hAnsi="Courier New" w:cs="Courier New"/>
          <w:sz w:val="20"/>
          <w:szCs w:val="20"/>
        </w:rPr>
        <w:t>module.exports</w:t>
      </w:r>
      <w:proofErr w:type="spellEnd"/>
      <w:r w:rsidRPr="003C31AB">
        <w:rPr>
          <w:rFonts w:ascii="Courier New" w:eastAsia="Times New Roman" w:hAnsi="Courier New" w:cs="Courier New"/>
          <w:sz w:val="20"/>
          <w:szCs w:val="20"/>
        </w:rPr>
        <w:t xml:space="preserve"> = {</w:t>
      </w:r>
      <w:r w:rsidRPr="003C31AB">
        <w:rPr>
          <w:rFonts w:ascii="Courier New" w:eastAsia="Times New Roman" w:hAnsi="Courier New" w:cs="Courier New"/>
          <w:sz w:val="20"/>
          <w:szCs w:val="20"/>
        </w:rPr>
        <w:br/>
        <w:t xml:space="preserve">  //...</w:t>
      </w:r>
      <w:r w:rsidRPr="003C31AB">
        <w:rPr>
          <w:rFonts w:ascii="Courier New" w:eastAsia="Times New Roman" w:hAnsi="Courier New" w:cs="Courier New"/>
          <w:sz w:val="20"/>
          <w:szCs w:val="20"/>
        </w:rPr>
        <w:br/>
        <w:t xml:space="preserve">  plugins: [</w:t>
      </w:r>
      <w:r w:rsidRPr="003C31AB">
        <w:rPr>
          <w:rFonts w:ascii="Courier New" w:eastAsia="Times New Roman" w:hAnsi="Courier New" w:cs="Courier New"/>
          <w:sz w:val="20"/>
          <w:szCs w:val="20"/>
        </w:rPr>
        <w:br/>
        <w:t xml:space="preserve">    //...</w:t>
      </w:r>
      <w:r w:rsidRPr="003C31AB">
        <w:rPr>
          <w:rFonts w:ascii="Courier New" w:eastAsia="Times New Roman" w:hAnsi="Courier New" w:cs="Courier New"/>
          <w:sz w:val="20"/>
          <w:szCs w:val="20"/>
        </w:rPr>
        <w:br/>
        <w:t xml:space="preserve">    new </w:t>
      </w:r>
      <w:proofErr w:type="spellStart"/>
      <w:r w:rsidRPr="003C31AB">
        <w:rPr>
          <w:rFonts w:ascii="Courier New" w:eastAsia="Times New Roman" w:hAnsi="Courier New" w:cs="Courier New"/>
          <w:sz w:val="20"/>
          <w:szCs w:val="20"/>
        </w:rPr>
        <w:t>BundleAnalyzerPlugin</w:t>
      </w:r>
      <w:proofErr w:type="spellEnd"/>
      <w:r w:rsidRPr="003C31AB">
        <w:rPr>
          <w:rFonts w:ascii="Courier New" w:eastAsia="Times New Roman" w:hAnsi="Courier New" w:cs="Courier New"/>
          <w:sz w:val="20"/>
          <w:szCs w:val="20"/>
        </w:rPr>
        <w:t>()</w:t>
      </w:r>
      <w:r w:rsidRPr="003C31AB">
        <w:rPr>
          <w:rFonts w:ascii="Courier New" w:eastAsia="Times New Roman" w:hAnsi="Courier New" w:cs="Courier New"/>
          <w:sz w:val="20"/>
          <w:szCs w:val="20"/>
        </w:rPr>
        <w:br/>
        <w:t xml:space="preserve">  ]</w:t>
      </w:r>
      <w:r w:rsidRPr="003C31AB">
        <w:rPr>
          <w:rFonts w:ascii="Courier New" w:eastAsia="Times New Roman" w:hAnsi="Courier New" w:cs="Courier New"/>
          <w:sz w:val="20"/>
          <w:szCs w:val="20"/>
        </w:rPr>
        <w:br/>
        <w:t>}</w:t>
      </w:r>
    </w:p>
    <w:p w:rsidR="003C31AB" w:rsidRPr="003C31AB" w:rsidRDefault="003C31AB" w:rsidP="003C31AB">
      <w:pPr>
        <w:spacing w:before="100" w:beforeAutospacing="1" w:after="100" w:afterAutospacing="1" w:line="240" w:lineRule="auto"/>
        <w:rPr>
          <w:rFonts w:ascii="Times New Roman" w:eastAsia="Times New Roman" w:hAnsi="Times New Roman" w:cs="Times New Roman"/>
          <w:sz w:val="24"/>
          <w:szCs w:val="24"/>
        </w:rPr>
      </w:pPr>
      <w:r w:rsidRPr="003C31AB">
        <w:rPr>
          <w:rFonts w:ascii="Times New Roman" w:eastAsia="Times New Roman" w:hAnsi="Times New Roman" w:cs="Times New Roman"/>
          <w:sz w:val="24"/>
          <w:szCs w:val="24"/>
        </w:rPr>
        <w:t xml:space="preserve">Although </w:t>
      </w:r>
      <w:proofErr w:type="spellStart"/>
      <w:r w:rsidRPr="003C31AB">
        <w:rPr>
          <w:rFonts w:ascii="Times New Roman" w:eastAsia="Times New Roman" w:hAnsi="Times New Roman" w:cs="Times New Roman"/>
          <w:sz w:val="24"/>
          <w:szCs w:val="24"/>
        </w:rPr>
        <w:t>webpack</w:t>
      </w:r>
      <w:proofErr w:type="spellEnd"/>
      <w:r w:rsidRPr="003C31AB">
        <w:rPr>
          <w:rFonts w:ascii="Times New Roman" w:eastAsia="Times New Roman" w:hAnsi="Times New Roman" w:cs="Times New Roman"/>
          <w:sz w:val="24"/>
          <w:szCs w:val="24"/>
        </w:rPr>
        <w:t xml:space="preserve"> is commonly used to build single-page applications, other bundlers, such as </w:t>
      </w:r>
      <w:hyperlink r:id="rId75" w:history="1">
        <w:r w:rsidRPr="003C31AB">
          <w:rPr>
            <w:rFonts w:ascii="Times New Roman" w:eastAsia="Times New Roman" w:hAnsi="Times New Roman" w:cs="Times New Roman"/>
            <w:color w:val="0000FF"/>
            <w:sz w:val="24"/>
            <w:szCs w:val="24"/>
            <w:u w:val="single"/>
          </w:rPr>
          <w:t>Parcel</w:t>
        </w:r>
      </w:hyperlink>
      <w:r w:rsidRPr="003C31AB">
        <w:rPr>
          <w:rFonts w:ascii="Times New Roman" w:eastAsia="Times New Roman" w:hAnsi="Times New Roman" w:cs="Times New Roman"/>
          <w:sz w:val="24"/>
          <w:szCs w:val="24"/>
        </w:rPr>
        <w:t xml:space="preserve"> and </w:t>
      </w:r>
      <w:hyperlink r:id="rId76" w:history="1">
        <w:r w:rsidRPr="003C31AB">
          <w:rPr>
            <w:rFonts w:ascii="Times New Roman" w:eastAsia="Times New Roman" w:hAnsi="Times New Roman" w:cs="Times New Roman"/>
            <w:color w:val="0000FF"/>
            <w:sz w:val="24"/>
            <w:szCs w:val="24"/>
            <w:u w:val="single"/>
          </w:rPr>
          <w:t>Rollup</w:t>
        </w:r>
      </w:hyperlink>
      <w:r w:rsidRPr="003C31AB">
        <w:rPr>
          <w:rFonts w:ascii="Times New Roman" w:eastAsia="Times New Roman" w:hAnsi="Times New Roman" w:cs="Times New Roman"/>
          <w:sz w:val="24"/>
          <w:szCs w:val="24"/>
        </w:rPr>
        <w:t>, also have visualization tools that you can use to analyze your bundle.</w:t>
      </w:r>
    </w:p>
    <w:p w:rsidR="003C31AB" w:rsidRPr="003C31AB" w:rsidRDefault="003C31AB" w:rsidP="003C31AB">
      <w:pPr>
        <w:spacing w:before="100" w:beforeAutospacing="1" w:after="100" w:afterAutospacing="1" w:line="240" w:lineRule="auto"/>
        <w:rPr>
          <w:rFonts w:ascii="Times New Roman" w:eastAsia="Times New Roman" w:hAnsi="Times New Roman" w:cs="Times New Roman"/>
          <w:sz w:val="24"/>
          <w:szCs w:val="24"/>
        </w:rPr>
      </w:pPr>
      <w:r w:rsidRPr="003C31AB">
        <w:rPr>
          <w:rFonts w:ascii="Times New Roman" w:eastAsia="Times New Roman" w:hAnsi="Times New Roman" w:cs="Times New Roman"/>
          <w:sz w:val="24"/>
          <w:szCs w:val="24"/>
        </w:rPr>
        <w:t xml:space="preserve">Reloading the application with this plugin included shows a </w:t>
      </w:r>
      <w:proofErr w:type="spellStart"/>
      <w:r w:rsidRPr="003C31AB">
        <w:rPr>
          <w:rFonts w:ascii="Times New Roman" w:eastAsia="Times New Roman" w:hAnsi="Times New Roman" w:cs="Times New Roman"/>
          <w:sz w:val="24"/>
          <w:szCs w:val="24"/>
        </w:rPr>
        <w:t>zoomable</w:t>
      </w:r>
      <w:proofErr w:type="spellEnd"/>
      <w:r w:rsidRPr="003C31AB">
        <w:rPr>
          <w:rFonts w:ascii="Times New Roman" w:eastAsia="Times New Roman" w:hAnsi="Times New Roman" w:cs="Times New Roman"/>
          <w:sz w:val="24"/>
          <w:szCs w:val="24"/>
        </w:rPr>
        <w:t xml:space="preserve"> </w:t>
      </w:r>
      <w:proofErr w:type="spellStart"/>
      <w:r w:rsidRPr="003C31AB">
        <w:rPr>
          <w:rFonts w:ascii="Times New Roman" w:eastAsia="Times New Roman" w:hAnsi="Times New Roman" w:cs="Times New Roman"/>
          <w:sz w:val="24"/>
          <w:szCs w:val="24"/>
        </w:rPr>
        <w:t>treemap</w:t>
      </w:r>
      <w:proofErr w:type="spellEnd"/>
      <w:r w:rsidRPr="003C31AB">
        <w:rPr>
          <w:rFonts w:ascii="Times New Roman" w:eastAsia="Times New Roman" w:hAnsi="Times New Roman" w:cs="Times New Roman"/>
          <w:sz w:val="24"/>
          <w:szCs w:val="24"/>
        </w:rPr>
        <w:t xml:space="preserve"> of your entire bundle.</w:t>
      </w:r>
    </w:p>
    <w:p w:rsidR="003C31AB" w:rsidRPr="003C31AB" w:rsidRDefault="003C31AB" w:rsidP="003C31AB">
      <w:pPr>
        <w:spacing w:after="0" w:line="240" w:lineRule="auto"/>
        <w:rPr>
          <w:rFonts w:ascii="Times New Roman" w:eastAsia="Times New Roman" w:hAnsi="Times New Roman" w:cs="Times New Roman"/>
          <w:sz w:val="24"/>
          <w:szCs w:val="24"/>
        </w:rPr>
      </w:pPr>
      <w:r w:rsidRPr="003C31AB">
        <w:rPr>
          <w:rFonts w:ascii="Times New Roman" w:eastAsia="Times New Roman" w:hAnsi="Times New Roman" w:cs="Times New Roman"/>
          <w:noProof/>
          <w:sz w:val="24"/>
          <w:szCs w:val="24"/>
        </w:rPr>
        <w:lastRenderedPageBreak/>
        <w:drawing>
          <wp:inline distT="0" distB="0" distL="0" distR="0">
            <wp:extent cx="7617460" cy="4460875"/>
            <wp:effectExtent l="0" t="0" r="2540" b="0"/>
            <wp:docPr id="8" name="Picture 8" descr="Webpack Bundle Analy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ebpack Bundle Analyze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7617460" cy="4460875"/>
                    </a:xfrm>
                    <a:prstGeom prst="rect">
                      <a:avLst/>
                    </a:prstGeom>
                    <a:noFill/>
                    <a:ln>
                      <a:noFill/>
                    </a:ln>
                  </pic:spPr>
                </pic:pic>
              </a:graphicData>
            </a:graphic>
          </wp:inline>
        </w:drawing>
      </w:r>
    </w:p>
    <w:p w:rsidR="003C31AB" w:rsidRPr="003C31AB" w:rsidRDefault="003C31AB" w:rsidP="003C31AB">
      <w:pPr>
        <w:spacing w:before="100" w:beforeAutospacing="1" w:after="100" w:afterAutospacing="1" w:line="240" w:lineRule="auto"/>
        <w:rPr>
          <w:rFonts w:ascii="Times New Roman" w:eastAsia="Times New Roman" w:hAnsi="Times New Roman" w:cs="Times New Roman"/>
          <w:sz w:val="24"/>
          <w:szCs w:val="24"/>
        </w:rPr>
      </w:pPr>
      <w:r w:rsidRPr="003C31AB">
        <w:rPr>
          <w:rFonts w:ascii="Times New Roman" w:eastAsia="Times New Roman" w:hAnsi="Times New Roman" w:cs="Times New Roman"/>
          <w:sz w:val="24"/>
          <w:szCs w:val="24"/>
        </w:rPr>
        <w:t>Using this visualization allows you to inspect which parts of your bundle are larger than others, as well as get a better idea of all the libraries that you're importing. This can help identify if you are using any unused or unnecessary libraries.</w:t>
      </w:r>
    </w:p>
    <w:p w:rsidR="003C31AB" w:rsidRPr="003C31AB" w:rsidRDefault="003C31AB" w:rsidP="003C31AB">
      <w:pPr>
        <w:spacing w:before="100" w:beforeAutospacing="1" w:after="100" w:afterAutospacing="1" w:line="240" w:lineRule="auto"/>
        <w:outlineLvl w:val="1"/>
        <w:rPr>
          <w:rFonts w:ascii="Times New Roman" w:eastAsia="Times New Roman" w:hAnsi="Times New Roman" w:cs="Times New Roman"/>
          <w:b/>
          <w:bCs/>
          <w:sz w:val="36"/>
          <w:szCs w:val="36"/>
        </w:rPr>
      </w:pPr>
      <w:r w:rsidRPr="003C31AB">
        <w:rPr>
          <w:rFonts w:ascii="Times New Roman" w:eastAsia="Times New Roman" w:hAnsi="Times New Roman" w:cs="Times New Roman"/>
          <w:b/>
          <w:bCs/>
          <w:sz w:val="36"/>
          <w:szCs w:val="36"/>
        </w:rPr>
        <w:t xml:space="preserve">Remove unused libraries </w:t>
      </w:r>
      <w:hyperlink r:id="rId78" w:anchor="remove-unused-libraries" w:history="1">
        <w:r w:rsidRPr="003C31AB">
          <w:rPr>
            <w:rFonts w:ascii="Times New Roman" w:eastAsia="Times New Roman" w:hAnsi="Times New Roman" w:cs="Times New Roman"/>
            <w:b/>
            <w:bCs/>
            <w:color w:val="0000FF"/>
            <w:sz w:val="36"/>
            <w:szCs w:val="36"/>
            <w:u w:val="single"/>
          </w:rPr>
          <w:t>#</w:t>
        </w:r>
      </w:hyperlink>
    </w:p>
    <w:p w:rsidR="003C31AB" w:rsidRPr="003C31AB" w:rsidRDefault="003C31AB" w:rsidP="003C31AB">
      <w:pPr>
        <w:spacing w:before="100" w:beforeAutospacing="1" w:after="100" w:afterAutospacing="1" w:line="240" w:lineRule="auto"/>
        <w:rPr>
          <w:rFonts w:ascii="Times New Roman" w:eastAsia="Times New Roman" w:hAnsi="Times New Roman" w:cs="Times New Roman"/>
          <w:sz w:val="24"/>
          <w:szCs w:val="24"/>
        </w:rPr>
      </w:pPr>
      <w:r w:rsidRPr="003C31AB">
        <w:rPr>
          <w:rFonts w:ascii="Times New Roman" w:eastAsia="Times New Roman" w:hAnsi="Times New Roman" w:cs="Times New Roman"/>
          <w:sz w:val="24"/>
          <w:szCs w:val="24"/>
        </w:rPr>
        <w:t xml:space="preserve">In the previous </w:t>
      </w:r>
      <w:proofErr w:type="spellStart"/>
      <w:r w:rsidRPr="003C31AB">
        <w:rPr>
          <w:rFonts w:ascii="Times New Roman" w:eastAsia="Times New Roman" w:hAnsi="Times New Roman" w:cs="Times New Roman"/>
          <w:sz w:val="24"/>
          <w:szCs w:val="24"/>
        </w:rPr>
        <w:t>treemap</w:t>
      </w:r>
      <w:proofErr w:type="spellEnd"/>
      <w:r w:rsidRPr="003C31AB">
        <w:rPr>
          <w:rFonts w:ascii="Times New Roman" w:eastAsia="Times New Roman" w:hAnsi="Times New Roman" w:cs="Times New Roman"/>
          <w:sz w:val="24"/>
          <w:szCs w:val="24"/>
        </w:rPr>
        <w:t xml:space="preserve"> image, there are quite a few packages within a single </w:t>
      </w:r>
      <w:r w:rsidRPr="003C31AB">
        <w:rPr>
          <w:rFonts w:ascii="Courier New" w:eastAsia="Times New Roman" w:hAnsi="Courier New" w:cs="Courier New"/>
          <w:sz w:val="20"/>
          <w:szCs w:val="20"/>
        </w:rPr>
        <w:t>@firebase</w:t>
      </w:r>
      <w:r w:rsidRPr="003C31AB">
        <w:rPr>
          <w:rFonts w:ascii="Times New Roman" w:eastAsia="Times New Roman" w:hAnsi="Times New Roman" w:cs="Times New Roman"/>
          <w:sz w:val="24"/>
          <w:szCs w:val="24"/>
        </w:rPr>
        <w:t xml:space="preserve"> domain. If your website only needs the firebase database component, update the imports to fetch that library:</w:t>
      </w:r>
    </w:p>
    <w:p w:rsidR="003C31AB" w:rsidRPr="003C31AB" w:rsidRDefault="003C31AB" w:rsidP="003C31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3C31AB">
        <w:rPr>
          <w:rFonts w:ascii="Courier New" w:eastAsia="Times New Roman" w:hAnsi="Courier New" w:cs="Courier New"/>
          <w:sz w:val="20"/>
          <w:szCs w:val="20"/>
        </w:rPr>
        <w:t>i</w:t>
      </w:r>
      <w:proofErr w:type="spellEnd"/>
      <w:del w:id="0" w:author="Unknown">
        <w:r w:rsidRPr="003C31AB">
          <w:rPr>
            <w:rFonts w:ascii="Courier New" w:eastAsia="Times New Roman" w:hAnsi="Courier New" w:cs="Courier New"/>
            <w:sz w:val="20"/>
            <w:szCs w:val="20"/>
          </w:rPr>
          <w:delText>mport firebase from 'firebase';</w:delText>
        </w:r>
      </w:del>
      <w:r w:rsidRPr="003C31AB">
        <w:rPr>
          <w:rFonts w:ascii="Courier New" w:eastAsia="Times New Roman" w:hAnsi="Courier New" w:cs="Courier New"/>
          <w:sz w:val="20"/>
          <w:szCs w:val="20"/>
        </w:rPr>
        <w:br/>
      </w:r>
      <w:ins w:id="1" w:author="Unknown">
        <w:r w:rsidRPr="003C31AB">
          <w:rPr>
            <w:rFonts w:ascii="Courier New" w:eastAsia="Times New Roman" w:hAnsi="Courier New" w:cs="Courier New"/>
            <w:sz w:val="20"/>
            <w:szCs w:val="20"/>
          </w:rPr>
          <w:t>import firebase from 'firebase/app';</w:t>
        </w:r>
      </w:ins>
      <w:r w:rsidRPr="003C31AB">
        <w:rPr>
          <w:rFonts w:ascii="Courier New" w:eastAsia="Times New Roman" w:hAnsi="Courier New" w:cs="Courier New"/>
          <w:sz w:val="20"/>
          <w:szCs w:val="20"/>
        </w:rPr>
        <w:br/>
      </w:r>
      <w:ins w:id="2" w:author="Unknown">
        <w:r w:rsidRPr="003C31AB">
          <w:rPr>
            <w:rFonts w:ascii="Courier New" w:eastAsia="Times New Roman" w:hAnsi="Courier New" w:cs="Courier New"/>
            <w:sz w:val="20"/>
            <w:szCs w:val="20"/>
          </w:rPr>
          <w:t>import 'firebase/database';</w:t>
        </w:r>
      </w:ins>
    </w:p>
    <w:p w:rsidR="003C31AB" w:rsidRPr="003C31AB" w:rsidRDefault="003C31AB" w:rsidP="003C31AB">
      <w:pPr>
        <w:spacing w:before="100" w:beforeAutospacing="1" w:after="100" w:afterAutospacing="1" w:line="240" w:lineRule="auto"/>
        <w:rPr>
          <w:rFonts w:ascii="Times New Roman" w:eastAsia="Times New Roman" w:hAnsi="Times New Roman" w:cs="Times New Roman"/>
          <w:sz w:val="24"/>
          <w:szCs w:val="24"/>
        </w:rPr>
      </w:pPr>
      <w:r w:rsidRPr="003C31AB">
        <w:rPr>
          <w:rFonts w:ascii="Times New Roman" w:eastAsia="Times New Roman" w:hAnsi="Times New Roman" w:cs="Times New Roman"/>
          <w:sz w:val="24"/>
          <w:szCs w:val="24"/>
        </w:rPr>
        <w:t>It is important to emphasize that this process is significantly more complex for larger applications.</w:t>
      </w:r>
    </w:p>
    <w:p w:rsidR="003C31AB" w:rsidRPr="003C31AB" w:rsidRDefault="003C31AB" w:rsidP="003C31AB">
      <w:pPr>
        <w:spacing w:before="100" w:beforeAutospacing="1" w:after="100" w:afterAutospacing="1" w:line="240" w:lineRule="auto"/>
        <w:rPr>
          <w:rFonts w:ascii="Times New Roman" w:eastAsia="Times New Roman" w:hAnsi="Times New Roman" w:cs="Times New Roman"/>
          <w:sz w:val="24"/>
          <w:szCs w:val="24"/>
        </w:rPr>
      </w:pPr>
      <w:r w:rsidRPr="003C31AB">
        <w:rPr>
          <w:rFonts w:ascii="Times New Roman" w:eastAsia="Times New Roman" w:hAnsi="Times New Roman" w:cs="Times New Roman"/>
          <w:sz w:val="24"/>
          <w:szCs w:val="24"/>
        </w:rPr>
        <w:t xml:space="preserve">For the mysterious looking package that you're quite sure is not being used anywhere, take a step back and see which of your top-level dependencies are using it. Try to find a way to only import </w:t>
      </w:r>
      <w:r w:rsidRPr="003C31AB">
        <w:rPr>
          <w:rFonts w:ascii="Times New Roman" w:eastAsia="Times New Roman" w:hAnsi="Times New Roman" w:cs="Times New Roman"/>
          <w:sz w:val="24"/>
          <w:szCs w:val="24"/>
        </w:rPr>
        <w:lastRenderedPageBreak/>
        <w:t xml:space="preserve">the components that you need from it. If you aren't using a library, remove it. If the library isn't required for the initial page load, consider if it can be </w:t>
      </w:r>
      <w:hyperlink r:id="rId79" w:history="1">
        <w:r w:rsidRPr="003C31AB">
          <w:rPr>
            <w:rFonts w:ascii="Times New Roman" w:eastAsia="Times New Roman" w:hAnsi="Times New Roman" w:cs="Times New Roman"/>
            <w:color w:val="0000FF"/>
            <w:sz w:val="24"/>
            <w:szCs w:val="24"/>
            <w:u w:val="single"/>
          </w:rPr>
          <w:t>lazy loaded</w:t>
        </w:r>
      </w:hyperlink>
      <w:r w:rsidRPr="003C31AB">
        <w:rPr>
          <w:rFonts w:ascii="Times New Roman" w:eastAsia="Times New Roman" w:hAnsi="Times New Roman" w:cs="Times New Roman"/>
          <w:sz w:val="24"/>
          <w:szCs w:val="24"/>
        </w:rPr>
        <w:t>.</w:t>
      </w:r>
    </w:p>
    <w:p w:rsidR="003C31AB" w:rsidRPr="003C31AB" w:rsidRDefault="003C31AB" w:rsidP="003C31AB">
      <w:pPr>
        <w:spacing w:before="100" w:beforeAutospacing="1" w:after="100" w:afterAutospacing="1" w:line="240" w:lineRule="auto"/>
        <w:rPr>
          <w:rFonts w:ascii="Times New Roman" w:eastAsia="Times New Roman" w:hAnsi="Times New Roman" w:cs="Times New Roman"/>
          <w:sz w:val="24"/>
          <w:szCs w:val="24"/>
        </w:rPr>
      </w:pPr>
      <w:r w:rsidRPr="003C31AB">
        <w:rPr>
          <w:rFonts w:ascii="Times New Roman" w:eastAsia="Times New Roman" w:hAnsi="Times New Roman" w:cs="Times New Roman"/>
          <w:sz w:val="24"/>
          <w:szCs w:val="24"/>
        </w:rPr>
        <w:t xml:space="preserve">And in case you're using </w:t>
      </w:r>
      <w:proofErr w:type="spellStart"/>
      <w:r w:rsidRPr="003C31AB">
        <w:rPr>
          <w:rFonts w:ascii="Times New Roman" w:eastAsia="Times New Roman" w:hAnsi="Times New Roman" w:cs="Times New Roman"/>
          <w:sz w:val="24"/>
          <w:szCs w:val="24"/>
        </w:rPr>
        <w:t>webpack</w:t>
      </w:r>
      <w:proofErr w:type="spellEnd"/>
      <w:r w:rsidRPr="003C31AB">
        <w:rPr>
          <w:rFonts w:ascii="Times New Roman" w:eastAsia="Times New Roman" w:hAnsi="Times New Roman" w:cs="Times New Roman"/>
          <w:sz w:val="24"/>
          <w:szCs w:val="24"/>
        </w:rPr>
        <w:t xml:space="preserve">, check out </w:t>
      </w:r>
      <w:hyperlink r:id="rId80" w:history="1">
        <w:r w:rsidRPr="003C31AB">
          <w:rPr>
            <w:rFonts w:ascii="Times New Roman" w:eastAsia="Times New Roman" w:hAnsi="Times New Roman" w:cs="Times New Roman"/>
            <w:color w:val="0000FF"/>
            <w:sz w:val="24"/>
            <w:szCs w:val="24"/>
            <w:u w:val="single"/>
          </w:rPr>
          <w:t>the list of plugins that automatically remove unused code from popular libraries</w:t>
        </w:r>
      </w:hyperlink>
      <w:r w:rsidRPr="003C31AB">
        <w:rPr>
          <w:rFonts w:ascii="Times New Roman" w:eastAsia="Times New Roman" w:hAnsi="Times New Roman" w:cs="Times New Roman"/>
          <w:sz w:val="24"/>
          <w:szCs w:val="24"/>
        </w:rPr>
        <w:t>.</w:t>
      </w:r>
    </w:p>
    <w:p w:rsidR="003C31AB" w:rsidRPr="003C31AB" w:rsidRDefault="003C31AB" w:rsidP="003C31AB">
      <w:pPr>
        <w:spacing w:before="100" w:beforeAutospacing="1" w:after="100" w:afterAutospacing="1" w:line="240" w:lineRule="auto"/>
        <w:rPr>
          <w:rFonts w:ascii="Times New Roman" w:eastAsia="Times New Roman" w:hAnsi="Times New Roman" w:cs="Times New Roman"/>
          <w:sz w:val="24"/>
          <w:szCs w:val="24"/>
        </w:rPr>
      </w:pPr>
      <w:r w:rsidRPr="003C31AB">
        <w:rPr>
          <w:rFonts w:ascii="Times New Roman" w:eastAsia="Times New Roman" w:hAnsi="Times New Roman" w:cs="Times New Roman"/>
          <w:b/>
          <w:bCs/>
          <w:sz w:val="24"/>
          <w:szCs w:val="24"/>
        </w:rPr>
        <w:t>Try it</w:t>
      </w:r>
      <w:r w:rsidRPr="003C31AB">
        <w:rPr>
          <w:rFonts w:ascii="Times New Roman" w:eastAsia="Times New Roman" w:hAnsi="Times New Roman" w:cs="Times New Roman"/>
          <w:sz w:val="24"/>
          <w:szCs w:val="24"/>
        </w:rPr>
        <w:t xml:space="preserve">! </w:t>
      </w:r>
      <w:hyperlink r:id="rId81" w:history="1">
        <w:r w:rsidRPr="003C31AB">
          <w:rPr>
            <w:rFonts w:ascii="Times New Roman" w:eastAsia="Times New Roman" w:hAnsi="Times New Roman" w:cs="Times New Roman"/>
            <w:color w:val="0000FF"/>
            <w:sz w:val="24"/>
            <w:szCs w:val="24"/>
            <w:u w:val="single"/>
          </w:rPr>
          <w:t>Remove unused code.</w:t>
        </w:r>
      </w:hyperlink>
    </w:p>
    <w:p w:rsidR="003C31AB" w:rsidRPr="003C31AB" w:rsidRDefault="003C31AB" w:rsidP="003C31AB">
      <w:pPr>
        <w:spacing w:before="100" w:beforeAutospacing="1" w:after="100" w:afterAutospacing="1" w:line="240" w:lineRule="auto"/>
        <w:outlineLvl w:val="1"/>
        <w:rPr>
          <w:rFonts w:ascii="Times New Roman" w:eastAsia="Times New Roman" w:hAnsi="Times New Roman" w:cs="Times New Roman"/>
          <w:b/>
          <w:bCs/>
          <w:sz w:val="36"/>
          <w:szCs w:val="36"/>
        </w:rPr>
      </w:pPr>
      <w:r w:rsidRPr="003C31AB">
        <w:rPr>
          <w:rFonts w:ascii="Times New Roman" w:eastAsia="Times New Roman" w:hAnsi="Times New Roman" w:cs="Times New Roman"/>
          <w:b/>
          <w:bCs/>
          <w:sz w:val="36"/>
          <w:szCs w:val="36"/>
        </w:rPr>
        <w:t xml:space="preserve">Remove unneeded libraries </w:t>
      </w:r>
      <w:hyperlink r:id="rId82" w:anchor="remove-unneeded-libraries" w:history="1">
        <w:r w:rsidRPr="003C31AB">
          <w:rPr>
            <w:rFonts w:ascii="Times New Roman" w:eastAsia="Times New Roman" w:hAnsi="Times New Roman" w:cs="Times New Roman"/>
            <w:b/>
            <w:bCs/>
            <w:color w:val="0000FF"/>
            <w:sz w:val="36"/>
            <w:szCs w:val="36"/>
            <w:u w:val="single"/>
          </w:rPr>
          <w:t>#</w:t>
        </w:r>
      </w:hyperlink>
    </w:p>
    <w:p w:rsidR="003C31AB" w:rsidRPr="003C31AB" w:rsidRDefault="003C31AB" w:rsidP="003C31AB">
      <w:pPr>
        <w:spacing w:before="100" w:beforeAutospacing="1" w:after="100" w:afterAutospacing="1" w:line="240" w:lineRule="auto"/>
        <w:rPr>
          <w:rFonts w:ascii="Times New Roman" w:eastAsia="Times New Roman" w:hAnsi="Times New Roman" w:cs="Times New Roman"/>
          <w:sz w:val="24"/>
          <w:szCs w:val="24"/>
        </w:rPr>
      </w:pPr>
      <w:r w:rsidRPr="003C31AB">
        <w:rPr>
          <w:rFonts w:ascii="Times New Roman" w:eastAsia="Times New Roman" w:hAnsi="Times New Roman" w:cs="Times New Roman"/>
          <w:sz w:val="24"/>
          <w:szCs w:val="24"/>
        </w:rPr>
        <w:t>Not all libraries can be easily broken down into parts and selectively imported. In these scenarios, consider if the library could be removed entirely. Building a custom solution or leveraging a lighter alternative should always be options worth considering. However, it is important to weigh the complexity and effort required for either of these efforts before removing a library entirely from an application.</w:t>
      </w:r>
    </w:p>
    <w:p w:rsidR="003C31AB" w:rsidRDefault="003C31AB"/>
    <w:p w:rsidR="00701974" w:rsidRDefault="00701974">
      <w:r>
        <w:t>--</w:t>
      </w:r>
    </w:p>
    <w:p w:rsidR="00701974" w:rsidRPr="00701974" w:rsidRDefault="00701974" w:rsidP="00701974">
      <w:pPr>
        <w:spacing w:after="0" w:line="240" w:lineRule="auto"/>
        <w:rPr>
          <w:rFonts w:ascii="Times New Roman" w:eastAsia="Times New Roman" w:hAnsi="Times New Roman" w:cs="Times New Roman"/>
          <w:sz w:val="24"/>
          <w:szCs w:val="24"/>
        </w:rPr>
      </w:pPr>
      <w:r w:rsidRPr="00701974">
        <w:rPr>
          <w:rFonts w:ascii="Times New Roman" w:eastAsia="Times New Roman" w:hAnsi="Times New Roman" w:cs="Times New Roman"/>
          <w:noProof/>
          <w:color w:val="0000FF"/>
          <w:sz w:val="24"/>
          <w:szCs w:val="24"/>
        </w:rPr>
        <mc:AlternateContent>
          <mc:Choice Requires="wps">
            <w:drawing>
              <wp:inline distT="0" distB="0" distL="0" distR="0">
                <wp:extent cx="1900555" cy="1900555"/>
                <wp:effectExtent l="0" t="0" r="0" b="0"/>
                <wp:docPr id="14" name="Rectangle 14" descr="https://camo.githubusercontent.com/b0573f87b0786eda63c76f2a9a1358e7a653783c25c03c6c908a00b70c713d78/68747470733a2f2f7765627061636b2e6a732e6f72672f6173736574732f69636f6e2d7371756172652d6269672e737667">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0555" cy="1900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156030" id="Rectangle 14" o:spid="_x0000_s1026" alt="https://camo.githubusercontent.com/b0573f87b0786eda63c76f2a9a1358e7a653783c25c03c6c908a00b70c713d78/68747470733a2f2f7765627061636b2e6a732e6f72672f6173736574732f69636f6e2d7371756172652d6269672e737667" href="https://github.com/webpack/webpack" style="width:149.65pt;height:14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" o:button="t" filled="f" stroked="f">
                <v:fill o:detectmouseclick="t"/>
                <o:lock v:ext="edit" aspectratio="t"/>
                <w10:anchorlock/>
              </v:rect>
            </w:pict>
          </mc:Fallback>
        </mc:AlternateContent>
      </w:r>
    </w:p>
    <w:p w:rsidR="00701974" w:rsidRPr="00701974" w:rsidRDefault="00701974" w:rsidP="00701974">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proofErr w:type="spellStart"/>
      <w:r w:rsidRPr="00701974">
        <w:rPr>
          <w:rFonts w:ascii="Times New Roman" w:eastAsia="Times New Roman" w:hAnsi="Times New Roman" w:cs="Times New Roman"/>
          <w:b/>
          <w:bCs/>
          <w:kern w:val="36"/>
          <w:sz w:val="48"/>
          <w:szCs w:val="48"/>
        </w:rPr>
        <w:t>Webpack</w:t>
      </w:r>
      <w:proofErr w:type="spellEnd"/>
      <w:r w:rsidRPr="00701974">
        <w:rPr>
          <w:rFonts w:ascii="Times New Roman" w:eastAsia="Times New Roman" w:hAnsi="Times New Roman" w:cs="Times New Roman"/>
          <w:b/>
          <w:bCs/>
          <w:kern w:val="36"/>
          <w:sz w:val="48"/>
          <w:szCs w:val="48"/>
        </w:rPr>
        <w:t xml:space="preserve"> Bundle Analyzer</w:t>
      </w:r>
    </w:p>
    <w:p w:rsidR="00701974" w:rsidRPr="00701974" w:rsidRDefault="00701974" w:rsidP="00701974">
      <w:pPr>
        <w:spacing w:before="100" w:beforeAutospacing="1" w:after="100" w:afterAutospacing="1" w:line="240" w:lineRule="auto"/>
        <w:jc w:val="center"/>
        <w:rPr>
          <w:rFonts w:ascii="Times New Roman" w:eastAsia="Times New Roman" w:hAnsi="Times New Roman" w:cs="Times New Roman"/>
          <w:sz w:val="24"/>
          <w:szCs w:val="24"/>
        </w:rPr>
      </w:pPr>
      <w:r w:rsidRPr="00701974">
        <w:rPr>
          <w:rFonts w:ascii="Times New Roman" w:eastAsia="Times New Roman" w:hAnsi="Times New Roman" w:cs="Times New Roman"/>
          <w:sz w:val="24"/>
          <w:szCs w:val="24"/>
        </w:rPr>
        <w:t xml:space="preserve">Visualize size of </w:t>
      </w:r>
      <w:proofErr w:type="spellStart"/>
      <w:r w:rsidRPr="00701974">
        <w:rPr>
          <w:rFonts w:ascii="Times New Roman" w:eastAsia="Times New Roman" w:hAnsi="Times New Roman" w:cs="Times New Roman"/>
          <w:sz w:val="24"/>
          <w:szCs w:val="24"/>
        </w:rPr>
        <w:t>webpack</w:t>
      </w:r>
      <w:proofErr w:type="spellEnd"/>
      <w:r w:rsidRPr="00701974">
        <w:rPr>
          <w:rFonts w:ascii="Times New Roman" w:eastAsia="Times New Roman" w:hAnsi="Times New Roman" w:cs="Times New Roman"/>
          <w:sz w:val="24"/>
          <w:szCs w:val="24"/>
        </w:rPr>
        <w:t xml:space="preserve"> output files with an interactive </w:t>
      </w:r>
      <w:proofErr w:type="spellStart"/>
      <w:r w:rsidRPr="00701974">
        <w:rPr>
          <w:rFonts w:ascii="Times New Roman" w:eastAsia="Times New Roman" w:hAnsi="Times New Roman" w:cs="Times New Roman"/>
          <w:sz w:val="24"/>
          <w:szCs w:val="24"/>
        </w:rPr>
        <w:t>zoomable</w:t>
      </w:r>
      <w:proofErr w:type="spellEnd"/>
      <w:r w:rsidRPr="00701974">
        <w:rPr>
          <w:rFonts w:ascii="Times New Roman" w:eastAsia="Times New Roman" w:hAnsi="Times New Roman" w:cs="Times New Roman"/>
          <w:sz w:val="24"/>
          <w:szCs w:val="24"/>
        </w:rPr>
        <w:t xml:space="preserve"> </w:t>
      </w:r>
      <w:proofErr w:type="spellStart"/>
      <w:r w:rsidRPr="00701974">
        <w:rPr>
          <w:rFonts w:ascii="Times New Roman" w:eastAsia="Times New Roman" w:hAnsi="Times New Roman" w:cs="Times New Roman"/>
          <w:sz w:val="24"/>
          <w:szCs w:val="24"/>
        </w:rPr>
        <w:t>treemap</w:t>
      </w:r>
      <w:proofErr w:type="spellEnd"/>
      <w:r w:rsidRPr="00701974">
        <w:rPr>
          <w:rFonts w:ascii="Times New Roman" w:eastAsia="Times New Roman" w:hAnsi="Times New Roman" w:cs="Times New Roman"/>
          <w:sz w:val="24"/>
          <w:szCs w:val="24"/>
        </w:rPr>
        <w:t>.</w:t>
      </w:r>
    </w:p>
    <w:p w:rsidR="00701974" w:rsidRPr="00701974" w:rsidRDefault="00701974" w:rsidP="00701974">
      <w:pPr>
        <w:spacing w:before="100" w:beforeAutospacing="1" w:after="100" w:afterAutospacing="1" w:line="240" w:lineRule="auto"/>
        <w:jc w:val="center"/>
        <w:outlineLvl w:val="1"/>
        <w:rPr>
          <w:rFonts w:ascii="Times New Roman" w:eastAsia="Times New Roman" w:hAnsi="Times New Roman" w:cs="Times New Roman"/>
          <w:b/>
          <w:bCs/>
          <w:sz w:val="36"/>
          <w:szCs w:val="36"/>
        </w:rPr>
      </w:pPr>
      <w:r w:rsidRPr="00701974">
        <w:rPr>
          <w:rFonts w:ascii="Times New Roman" w:eastAsia="Times New Roman" w:hAnsi="Times New Roman" w:cs="Times New Roman"/>
          <w:b/>
          <w:bCs/>
          <w:sz w:val="36"/>
          <w:szCs w:val="36"/>
        </w:rPr>
        <w:t>Install</w:t>
      </w:r>
    </w:p>
    <w:p w:rsidR="00701974" w:rsidRPr="00701974" w:rsidRDefault="00701974" w:rsidP="00701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1974">
        <w:rPr>
          <w:rFonts w:ascii="Courier New" w:eastAsia="Times New Roman" w:hAnsi="Courier New" w:cs="Courier New"/>
          <w:sz w:val="20"/>
          <w:szCs w:val="20"/>
        </w:rPr>
        <w:t># NPM</w:t>
      </w:r>
    </w:p>
    <w:p w:rsidR="00701974" w:rsidRPr="00701974" w:rsidRDefault="00701974" w:rsidP="00701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701974">
        <w:rPr>
          <w:rFonts w:ascii="Courier New" w:eastAsia="Times New Roman" w:hAnsi="Courier New" w:cs="Courier New"/>
          <w:sz w:val="20"/>
          <w:szCs w:val="20"/>
        </w:rPr>
        <w:t>npm</w:t>
      </w:r>
      <w:proofErr w:type="spellEnd"/>
      <w:r w:rsidRPr="00701974">
        <w:rPr>
          <w:rFonts w:ascii="Courier New" w:eastAsia="Times New Roman" w:hAnsi="Courier New" w:cs="Courier New"/>
          <w:sz w:val="20"/>
          <w:szCs w:val="20"/>
        </w:rPr>
        <w:t xml:space="preserve"> install --save-dev </w:t>
      </w:r>
      <w:proofErr w:type="spellStart"/>
      <w:r w:rsidRPr="00701974">
        <w:rPr>
          <w:rFonts w:ascii="Courier New" w:eastAsia="Times New Roman" w:hAnsi="Courier New" w:cs="Courier New"/>
          <w:sz w:val="20"/>
          <w:szCs w:val="20"/>
        </w:rPr>
        <w:t>webpack</w:t>
      </w:r>
      <w:proofErr w:type="spellEnd"/>
      <w:r w:rsidRPr="00701974">
        <w:rPr>
          <w:rFonts w:ascii="Courier New" w:eastAsia="Times New Roman" w:hAnsi="Courier New" w:cs="Courier New"/>
          <w:sz w:val="20"/>
          <w:szCs w:val="20"/>
        </w:rPr>
        <w:t>-bundle-analyzer</w:t>
      </w:r>
    </w:p>
    <w:p w:rsidR="00701974" w:rsidRPr="00701974" w:rsidRDefault="00701974" w:rsidP="00701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1974">
        <w:rPr>
          <w:rFonts w:ascii="Courier New" w:eastAsia="Times New Roman" w:hAnsi="Courier New" w:cs="Courier New"/>
          <w:sz w:val="20"/>
          <w:szCs w:val="20"/>
        </w:rPr>
        <w:t># Yarn</w:t>
      </w:r>
    </w:p>
    <w:p w:rsidR="00701974" w:rsidRPr="00701974" w:rsidRDefault="00701974" w:rsidP="00701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1974">
        <w:rPr>
          <w:rFonts w:ascii="Courier New" w:eastAsia="Times New Roman" w:hAnsi="Courier New" w:cs="Courier New"/>
          <w:sz w:val="20"/>
          <w:szCs w:val="20"/>
        </w:rPr>
        <w:t xml:space="preserve">yarn add -D </w:t>
      </w:r>
      <w:proofErr w:type="spellStart"/>
      <w:r w:rsidRPr="00701974">
        <w:rPr>
          <w:rFonts w:ascii="Courier New" w:eastAsia="Times New Roman" w:hAnsi="Courier New" w:cs="Courier New"/>
          <w:sz w:val="20"/>
          <w:szCs w:val="20"/>
        </w:rPr>
        <w:t>webpack</w:t>
      </w:r>
      <w:proofErr w:type="spellEnd"/>
      <w:r w:rsidRPr="00701974">
        <w:rPr>
          <w:rFonts w:ascii="Courier New" w:eastAsia="Times New Roman" w:hAnsi="Courier New" w:cs="Courier New"/>
          <w:sz w:val="20"/>
          <w:szCs w:val="20"/>
        </w:rPr>
        <w:t>-bundle-analyzer</w:t>
      </w:r>
    </w:p>
    <w:p w:rsidR="00701974" w:rsidRPr="00701974" w:rsidRDefault="00701974" w:rsidP="00701974">
      <w:pPr>
        <w:spacing w:before="100" w:beforeAutospacing="1" w:after="100" w:afterAutospacing="1" w:line="240" w:lineRule="auto"/>
        <w:jc w:val="center"/>
        <w:outlineLvl w:val="1"/>
        <w:rPr>
          <w:rFonts w:ascii="Times New Roman" w:eastAsia="Times New Roman" w:hAnsi="Times New Roman" w:cs="Times New Roman"/>
          <w:b/>
          <w:bCs/>
          <w:sz w:val="36"/>
          <w:szCs w:val="36"/>
        </w:rPr>
      </w:pPr>
      <w:r w:rsidRPr="00701974">
        <w:rPr>
          <w:rFonts w:ascii="Times New Roman" w:eastAsia="Times New Roman" w:hAnsi="Times New Roman" w:cs="Times New Roman"/>
          <w:b/>
          <w:bCs/>
          <w:sz w:val="36"/>
          <w:szCs w:val="36"/>
        </w:rPr>
        <w:t>Usage (as a plugin)</w:t>
      </w:r>
    </w:p>
    <w:p w:rsidR="00701974" w:rsidRPr="00701974" w:rsidRDefault="00701974" w:rsidP="00701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701974">
        <w:rPr>
          <w:rFonts w:ascii="Courier New" w:eastAsia="Times New Roman" w:hAnsi="Courier New" w:cs="Courier New"/>
          <w:sz w:val="20"/>
          <w:szCs w:val="20"/>
        </w:rPr>
        <w:lastRenderedPageBreak/>
        <w:t>const</w:t>
      </w:r>
      <w:proofErr w:type="spellEnd"/>
      <w:r w:rsidRPr="00701974">
        <w:rPr>
          <w:rFonts w:ascii="Courier New" w:eastAsia="Times New Roman" w:hAnsi="Courier New" w:cs="Courier New"/>
          <w:sz w:val="20"/>
          <w:szCs w:val="20"/>
        </w:rPr>
        <w:t xml:space="preserve"> </w:t>
      </w:r>
      <w:proofErr w:type="spellStart"/>
      <w:r w:rsidRPr="00701974">
        <w:rPr>
          <w:rFonts w:ascii="Courier New" w:eastAsia="Times New Roman" w:hAnsi="Courier New" w:cs="Courier New"/>
          <w:sz w:val="20"/>
          <w:szCs w:val="20"/>
        </w:rPr>
        <w:t>BundleAnalyzerPlugin</w:t>
      </w:r>
      <w:proofErr w:type="spellEnd"/>
      <w:r w:rsidRPr="00701974">
        <w:rPr>
          <w:rFonts w:ascii="Courier New" w:eastAsia="Times New Roman" w:hAnsi="Courier New" w:cs="Courier New"/>
          <w:sz w:val="20"/>
          <w:szCs w:val="20"/>
        </w:rPr>
        <w:t xml:space="preserve"> = require('</w:t>
      </w:r>
      <w:proofErr w:type="spellStart"/>
      <w:r w:rsidRPr="00701974">
        <w:rPr>
          <w:rFonts w:ascii="Courier New" w:eastAsia="Times New Roman" w:hAnsi="Courier New" w:cs="Courier New"/>
          <w:sz w:val="20"/>
          <w:szCs w:val="20"/>
        </w:rPr>
        <w:t>webpack</w:t>
      </w:r>
      <w:proofErr w:type="spellEnd"/>
      <w:r w:rsidRPr="00701974">
        <w:rPr>
          <w:rFonts w:ascii="Courier New" w:eastAsia="Times New Roman" w:hAnsi="Courier New" w:cs="Courier New"/>
          <w:sz w:val="20"/>
          <w:szCs w:val="20"/>
        </w:rPr>
        <w:t>-bundle-analyzer'</w:t>
      </w:r>
      <w:proofErr w:type="gramStart"/>
      <w:r w:rsidRPr="00701974">
        <w:rPr>
          <w:rFonts w:ascii="Courier New" w:eastAsia="Times New Roman" w:hAnsi="Courier New" w:cs="Courier New"/>
          <w:sz w:val="20"/>
          <w:szCs w:val="20"/>
        </w:rPr>
        <w:t>).</w:t>
      </w:r>
      <w:proofErr w:type="spellStart"/>
      <w:r w:rsidRPr="00701974">
        <w:rPr>
          <w:rFonts w:ascii="Courier New" w:eastAsia="Times New Roman" w:hAnsi="Courier New" w:cs="Courier New"/>
          <w:sz w:val="20"/>
          <w:szCs w:val="20"/>
        </w:rPr>
        <w:t>BundleAnalyzerPlugin</w:t>
      </w:r>
      <w:proofErr w:type="spellEnd"/>
      <w:proofErr w:type="gramEnd"/>
      <w:r w:rsidRPr="00701974">
        <w:rPr>
          <w:rFonts w:ascii="Courier New" w:eastAsia="Times New Roman" w:hAnsi="Courier New" w:cs="Courier New"/>
          <w:sz w:val="20"/>
          <w:szCs w:val="20"/>
        </w:rPr>
        <w:t>;</w:t>
      </w:r>
    </w:p>
    <w:p w:rsidR="00701974" w:rsidRPr="00701974" w:rsidRDefault="00701974" w:rsidP="00701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01974" w:rsidRPr="00701974" w:rsidRDefault="00701974" w:rsidP="00701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701974">
        <w:rPr>
          <w:rFonts w:ascii="Courier New" w:eastAsia="Times New Roman" w:hAnsi="Courier New" w:cs="Courier New"/>
          <w:sz w:val="20"/>
          <w:szCs w:val="20"/>
        </w:rPr>
        <w:t>module.exports</w:t>
      </w:r>
      <w:proofErr w:type="spellEnd"/>
      <w:proofErr w:type="gramEnd"/>
      <w:r w:rsidRPr="00701974">
        <w:rPr>
          <w:rFonts w:ascii="Courier New" w:eastAsia="Times New Roman" w:hAnsi="Courier New" w:cs="Courier New"/>
          <w:sz w:val="20"/>
          <w:szCs w:val="20"/>
        </w:rPr>
        <w:t xml:space="preserve"> = {</w:t>
      </w:r>
    </w:p>
    <w:p w:rsidR="00701974" w:rsidRPr="00701974" w:rsidRDefault="00701974" w:rsidP="00701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1974">
        <w:rPr>
          <w:rFonts w:ascii="Courier New" w:eastAsia="Times New Roman" w:hAnsi="Courier New" w:cs="Courier New"/>
          <w:sz w:val="20"/>
          <w:szCs w:val="20"/>
        </w:rPr>
        <w:t xml:space="preserve">  plugins: [</w:t>
      </w:r>
    </w:p>
    <w:p w:rsidR="00701974" w:rsidRPr="00701974" w:rsidRDefault="00701974" w:rsidP="00701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1974">
        <w:rPr>
          <w:rFonts w:ascii="Courier New" w:eastAsia="Times New Roman" w:hAnsi="Courier New" w:cs="Courier New"/>
          <w:sz w:val="20"/>
          <w:szCs w:val="20"/>
        </w:rPr>
        <w:t xml:space="preserve">    new </w:t>
      </w:r>
      <w:proofErr w:type="spellStart"/>
      <w:proofErr w:type="gramStart"/>
      <w:r w:rsidRPr="00701974">
        <w:rPr>
          <w:rFonts w:ascii="Courier New" w:eastAsia="Times New Roman" w:hAnsi="Courier New" w:cs="Courier New"/>
          <w:sz w:val="20"/>
          <w:szCs w:val="20"/>
        </w:rPr>
        <w:t>BundleAnalyzerPlugin</w:t>
      </w:r>
      <w:proofErr w:type="spellEnd"/>
      <w:r w:rsidRPr="00701974">
        <w:rPr>
          <w:rFonts w:ascii="Courier New" w:eastAsia="Times New Roman" w:hAnsi="Courier New" w:cs="Courier New"/>
          <w:sz w:val="20"/>
          <w:szCs w:val="20"/>
        </w:rPr>
        <w:t>(</w:t>
      </w:r>
      <w:proofErr w:type="gramEnd"/>
      <w:r w:rsidRPr="00701974">
        <w:rPr>
          <w:rFonts w:ascii="Courier New" w:eastAsia="Times New Roman" w:hAnsi="Courier New" w:cs="Courier New"/>
          <w:sz w:val="20"/>
          <w:szCs w:val="20"/>
        </w:rPr>
        <w:t>)</w:t>
      </w:r>
    </w:p>
    <w:p w:rsidR="00701974" w:rsidRPr="00701974" w:rsidRDefault="00701974" w:rsidP="00701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1974">
        <w:rPr>
          <w:rFonts w:ascii="Courier New" w:eastAsia="Times New Roman" w:hAnsi="Courier New" w:cs="Courier New"/>
          <w:sz w:val="20"/>
          <w:szCs w:val="20"/>
        </w:rPr>
        <w:t xml:space="preserve">  ]</w:t>
      </w:r>
    </w:p>
    <w:p w:rsidR="00701974" w:rsidRPr="00701974" w:rsidRDefault="00701974" w:rsidP="00701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1974">
        <w:rPr>
          <w:rFonts w:ascii="Courier New" w:eastAsia="Times New Roman" w:hAnsi="Courier New" w:cs="Courier New"/>
          <w:sz w:val="20"/>
          <w:szCs w:val="20"/>
        </w:rPr>
        <w:t>}</w:t>
      </w:r>
    </w:p>
    <w:p w:rsidR="00701974" w:rsidRPr="00701974" w:rsidRDefault="00701974" w:rsidP="00701974">
      <w:pPr>
        <w:spacing w:before="100" w:beforeAutospacing="1" w:after="100" w:afterAutospacing="1" w:line="240" w:lineRule="auto"/>
        <w:rPr>
          <w:rFonts w:ascii="Times New Roman" w:eastAsia="Times New Roman" w:hAnsi="Times New Roman" w:cs="Times New Roman"/>
          <w:sz w:val="24"/>
          <w:szCs w:val="24"/>
        </w:rPr>
      </w:pPr>
      <w:r w:rsidRPr="00701974">
        <w:rPr>
          <w:rFonts w:ascii="Times New Roman" w:eastAsia="Times New Roman" w:hAnsi="Times New Roman" w:cs="Times New Roman"/>
          <w:sz w:val="24"/>
          <w:szCs w:val="24"/>
        </w:rPr>
        <w:t xml:space="preserve">It will create an interactive </w:t>
      </w:r>
      <w:proofErr w:type="spellStart"/>
      <w:r w:rsidRPr="00701974">
        <w:rPr>
          <w:rFonts w:ascii="Times New Roman" w:eastAsia="Times New Roman" w:hAnsi="Times New Roman" w:cs="Times New Roman"/>
          <w:sz w:val="24"/>
          <w:szCs w:val="24"/>
        </w:rPr>
        <w:t>treemap</w:t>
      </w:r>
      <w:proofErr w:type="spellEnd"/>
      <w:r w:rsidRPr="00701974">
        <w:rPr>
          <w:rFonts w:ascii="Times New Roman" w:eastAsia="Times New Roman" w:hAnsi="Times New Roman" w:cs="Times New Roman"/>
          <w:sz w:val="24"/>
          <w:szCs w:val="24"/>
        </w:rPr>
        <w:t xml:space="preserve"> visualization of the contents of all your bundles.</w:t>
      </w:r>
    </w:p>
    <w:p w:rsidR="00701974" w:rsidRPr="00701974" w:rsidRDefault="00701974" w:rsidP="00701974">
      <w:pPr>
        <w:spacing w:before="100" w:beforeAutospacing="1" w:after="100" w:afterAutospacing="1" w:line="240" w:lineRule="auto"/>
        <w:rPr>
          <w:rFonts w:ascii="Times New Roman" w:eastAsia="Times New Roman" w:hAnsi="Times New Roman" w:cs="Times New Roman"/>
          <w:sz w:val="24"/>
          <w:szCs w:val="24"/>
        </w:rPr>
      </w:pPr>
      <w:r w:rsidRPr="00701974">
        <w:rPr>
          <w:rFonts w:ascii="Times New Roman" w:eastAsia="Times New Roman" w:hAnsi="Times New Roman" w:cs="Times New Roman"/>
          <w:noProof/>
          <w:color w:val="0000FF"/>
          <w:sz w:val="24"/>
          <w:szCs w:val="24"/>
        </w:rPr>
        <w:drawing>
          <wp:inline distT="0" distB="0" distL="0" distR="0">
            <wp:extent cx="8651240" cy="5208270"/>
            <wp:effectExtent l="0" t="0" r="0" b="0"/>
            <wp:docPr id="13" name="Picture 13" descr="webpack bundle analyzer zoomable treemap">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ebpack bundle analyzer zoomable treemap">
                      <a:hlinkClick r:id="rId84" tgtFrame="&quot;_blank&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651240" cy="5208270"/>
                    </a:xfrm>
                    <a:prstGeom prst="rect">
                      <a:avLst/>
                    </a:prstGeom>
                    <a:noFill/>
                    <a:ln>
                      <a:noFill/>
                    </a:ln>
                  </pic:spPr>
                </pic:pic>
              </a:graphicData>
            </a:graphic>
          </wp:inline>
        </w:drawing>
      </w:r>
    </w:p>
    <w:p w:rsidR="00701974" w:rsidRPr="00701974" w:rsidRDefault="00701974" w:rsidP="00701974">
      <w:pPr>
        <w:spacing w:before="100" w:beforeAutospacing="1" w:after="100" w:afterAutospacing="1" w:line="240" w:lineRule="auto"/>
        <w:rPr>
          <w:rFonts w:ascii="Times New Roman" w:eastAsia="Times New Roman" w:hAnsi="Times New Roman" w:cs="Times New Roman"/>
          <w:sz w:val="24"/>
          <w:szCs w:val="24"/>
        </w:rPr>
      </w:pPr>
      <w:r w:rsidRPr="00701974">
        <w:rPr>
          <w:rFonts w:ascii="Times New Roman" w:eastAsia="Times New Roman" w:hAnsi="Times New Roman" w:cs="Times New Roman"/>
          <w:sz w:val="24"/>
          <w:szCs w:val="24"/>
        </w:rPr>
        <w:t>This module will help you:</w:t>
      </w:r>
    </w:p>
    <w:p w:rsidR="00701974" w:rsidRPr="00701974" w:rsidRDefault="00701974" w:rsidP="0070197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01974">
        <w:rPr>
          <w:rFonts w:ascii="Times New Roman" w:eastAsia="Times New Roman" w:hAnsi="Times New Roman" w:cs="Times New Roman"/>
          <w:sz w:val="24"/>
          <w:szCs w:val="24"/>
        </w:rPr>
        <w:t xml:space="preserve">Realize what's </w:t>
      </w:r>
      <w:r w:rsidRPr="00701974">
        <w:rPr>
          <w:rFonts w:ascii="Times New Roman" w:eastAsia="Times New Roman" w:hAnsi="Times New Roman" w:cs="Times New Roman"/>
          <w:i/>
          <w:iCs/>
          <w:sz w:val="24"/>
          <w:szCs w:val="24"/>
        </w:rPr>
        <w:t>really</w:t>
      </w:r>
      <w:r w:rsidRPr="00701974">
        <w:rPr>
          <w:rFonts w:ascii="Times New Roman" w:eastAsia="Times New Roman" w:hAnsi="Times New Roman" w:cs="Times New Roman"/>
          <w:sz w:val="24"/>
          <w:szCs w:val="24"/>
        </w:rPr>
        <w:t xml:space="preserve"> inside your bundle</w:t>
      </w:r>
    </w:p>
    <w:p w:rsidR="00701974" w:rsidRPr="00701974" w:rsidRDefault="00701974" w:rsidP="0070197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01974">
        <w:rPr>
          <w:rFonts w:ascii="Times New Roman" w:eastAsia="Times New Roman" w:hAnsi="Times New Roman" w:cs="Times New Roman"/>
          <w:sz w:val="24"/>
          <w:szCs w:val="24"/>
        </w:rPr>
        <w:t>Find out what modules make up the most of its size</w:t>
      </w:r>
    </w:p>
    <w:p w:rsidR="00701974" w:rsidRPr="00701974" w:rsidRDefault="00701974" w:rsidP="0070197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01974">
        <w:rPr>
          <w:rFonts w:ascii="Times New Roman" w:eastAsia="Times New Roman" w:hAnsi="Times New Roman" w:cs="Times New Roman"/>
          <w:sz w:val="24"/>
          <w:szCs w:val="24"/>
        </w:rPr>
        <w:t>Find modules that got there by mistake</w:t>
      </w:r>
    </w:p>
    <w:p w:rsidR="00701974" w:rsidRPr="00701974" w:rsidRDefault="00701974" w:rsidP="0070197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01974">
        <w:rPr>
          <w:rFonts w:ascii="Times New Roman" w:eastAsia="Times New Roman" w:hAnsi="Times New Roman" w:cs="Times New Roman"/>
          <w:sz w:val="24"/>
          <w:szCs w:val="24"/>
        </w:rPr>
        <w:t>Optimize it!</w:t>
      </w:r>
    </w:p>
    <w:p w:rsidR="00701974" w:rsidRPr="00701974" w:rsidRDefault="00701974" w:rsidP="00701974">
      <w:pPr>
        <w:spacing w:before="100" w:beforeAutospacing="1" w:after="100" w:afterAutospacing="1" w:line="240" w:lineRule="auto"/>
        <w:rPr>
          <w:rFonts w:ascii="Times New Roman" w:eastAsia="Times New Roman" w:hAnsi="Times New Roman" w:cs="Times New Roman"/>
          <w:sz w:val="24"/>
          <w:szCs w:val="24"/>
        </w:rPr>
      </w:pPr>
      <w:r w:rsidRPr="00701974">
        <w:rPr>
          <w:rFonts w:ascii="Times New Roman" w:eastAsia="Times New Roman" w:hAnsi="Times New Roman" w:cs="Times New Roman"/>
          <w:sz w:val="24"/>
          <w:szCs w:val="24"/>
        </w:rPr>
        <w:lastRenderedPageBreak/>
        <w:t xml:space="preserve">And the best thing is it supports minified bundles! It parses them to get real size of bundled modules. And it also shows their </w:t>
      </w:r>
      <w:proofErr w:type="spellStart"/>
      <w:r w:rsidRPr="00701974">
        <w:rPr>
          <w:rFonts w:ascii="Times New Roman" w:eastAsia="Times New Roman" w:hAnsi="Times New Roman" w:cs="Times New Roman"/>
          <w:sz w:val="24"/>
          <w:szCs w:val="24"/>
        </w:rPr>
        <w:t>gzipped</w:t>
      </w:r>
      <w:proofErr w:type="spellEnd"/>
      <w:r w:rsidRPr="00701974">
        <w:rPr>
          <w:rFonts w:ascii="Times New Roman" w:eastAsia="Times New Roman" w:hAnsi="Times New Roman" w:cs="Times New Roman"/>
          <w:sz w:val="24"/>
          <w:szCs w:val="24"/>
        </w:rPr>
        <w:t xml:space="preserve"> sizes!</w:t>
      </w:r>
    </w:p>
    <w:p w:rsidR="00701974" w:rsidRDefault="00701974">
      <w:bookmarkStart w:id="3" w:name="_GoBack"/>
      <w:bookmarkEnd w:id="3"/>
    </w:p>
    <w:sectPr w:rsidR="007019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75AD7"/>
    <w:multiLevelType w:val="multilevel"/>
    <w:tmpl w:val="6652B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31016"/>
    <w:multiLevelType w:val="multilevel"/>
    <w:tmpl w:val="A192E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9D55BF"/>
    <w:multiLevelType w:val="multilevel"/>
    <w:tmpl w:val="77B4C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964879"/>
    <w:multiLevelType w:val="multilevel"/>
    <w:tmpl w:val="3CAC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3E08A5"/>
    <w:multiLevelType w:val="multilevel"/>
    <w:tmpl w:val="C15EA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2054D2"/>
    <w:multiLevelType w:val="multilevel"/>
    <w:tmpl w:val="87C65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D542E4"/>
    <w:multiLevelType w:val="multilevel"/>
    <w:tmpl w:val="D34CC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277877"/>
    <w:multiLevelType w:val="multilevel"/>
    <w:tmpl w:val="8064F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3D5ACF"/>
    <w:multiLevelType w:val="multilevel"/>
    <w:tmpl w:val="12E8A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F67073"/>
    <w:multiLevelType w:val="multilevel"/>
    <w:tmpl w:val="840E6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8"/>
  </w:num>
  <w:num w:numId="4">
    <w:abstractNumId w:val="7"/>
  </w:num>
  <w:num w:numId="5">
    <w:abstractNumId w:val="2"/>
  </w:num>
  <w:num w:numId="6">
    <w:abstractNumId w:val="9"/>
  </w:num>
  <w:num w:numId="7">
    <w:abstractNumId w:val="3"/>
  </w:num>
  <w:num w:numId="8">
    <w:abstractNumId w:val="5"/>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871"/>
    <w:rsid w:val="00375871"/>
    <w:rsid w:val="003C31AB"/>
    <w:rsid w:val="00701974"/>
    <w:rsid w:val="00C84A70"/>
    <w:rsid w:val="00F10579"/>
    <w:rsid w:val="00F613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D2EDF"/>
  <w15:chartTrackingRefBased/>
  <w15:docId w15:val="{BA796E4D-0BC7-4098-871E-9C369B410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6130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6130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130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61307"/>
    <w:rPr>
      <w:rFonts w:ascii="Times New Roman" w:eastAsia="Times New Roman" w:hAnsi="Times New Roman" w:cs="Times New Roman"/>
      <w:b/>
      <w:bCs/>
      <w:sz w:val="36"/>
      <w:szCs w:val="36"/>
    </w:rPr>
  </w:style>
  <w:style w:type="character" w:customStyle="1" w:styleId="w-authorseparator">
    <w:name w:val="w-author__separator"/>
    <w:basedOn w:val="DefaultParagraphFont"/>
    <w:rsid w:val="00F61307"/>
  </w:style>
  <w:style w:type="character" w:customStyle="1" w:styleId="w-post-signposttitle">
    <w:name w:val="w-post-signpost__title"/>
    <w:basedOn w:val="DefaultParagraphFont"/>
    <w:rsid w:val="00F61307"/>
  </w:style>
  <w:style w:type="character" w:styleId="Hyperlink">
    <w:name w:val="Hyperlink"/>
    <w:basedOn w:val="DefaultParagraphFont"/>
    <w:uiPriority w:val="99"/>
    <w:semiHidden/>
    <w:unhideWhenUsed/>
    <w:rsid w:val="00F61307"/>
    <w:rPr>
      <w:color w:val="0000FF"/>
      <w:u w:val="single"/>
    </w:rPr>
  </w:style>
  <w:style w:type="paragraph" w:styleId="NormalWeb">
    <w:name w:val="Normal (Web)"/>
    <w:basedOn w:val="Normal"/>
    <w:uiPriority w:val="99"/>
    <w:semiHidden/>
    <w:unhideWhenUsed/>
    <w:rsid w:val="00F6130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61307"/>
    <w:rPr>
      <w:b/>
      <w:bCs/>
    </w:rPr>
  </w:style>
  <w:style w:type="character" w:styleId="HTMLCite">
    <w:name w:val="HTML Cite"/>
    <w:basedOn w:val="DefaultParagraphFont"/>
    <w:uiPriority w:val="99"/>
    <w:semiHidden/>
    <w:unhideWhenUsed/>
    <w:rsid w:val="00F61307"/>
    <w:rPr>
      <w:i/>
      <w:iCs/>
    </w:rPr>
  </w:style>
  <w:style w:type="character" w:styleId="HTMLCode">
    <w:name w:val="HTML Code"/>
    <w:basedOn w:val="DefaultParagraphFont"/>
    <w:uiPriority w:val="99"/>
    <w:semiHidden/>
    <w:unhideWhenUsed/>
    <w:rsid w:val="00F6130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1307"/>
    <w:rPr>
      <w:rFonts w:ascii="Courier New" w:eastAsia="Times New Roman" w:hAnsi="Courier New" w:cs="Courier New"/>
      <w:sz w:val="20"/>
      <w:szCs w:val="20"/>
    </w:rPr>
  </w:style>
  <w:style w:type="character" w:customStyle="1" w:styleId="token">
    <w:name w:val="token"/>
    <w:basedOn w:val="DefaultParagraphFont"/>
    <w:rsid w:val="00F61307"/>
  </w:style>
  <w:style w:type="character" w:customStyle="1" w:styleId="highlight-line">
    <w:name w:val="highlight-line"/>
    <w:basedOn w:val="DefaultParagraphFont"/>
    <w:rsid w:val="00F61307"/>
  </w:style>
  <w:style w:type="character" w:styleId="Emphasis">
    <w:name w:val="Emphasis"/>
    <w:basedOn w:val="DefaultParagraphFont"/>
    <w:uiPriority w:val="20"/>
    <w:qFormat/>
    <w:rsid w:val="003C31AB"/>
    <w:rPr>
      <w:i/>
      <w:iCs/>
    </w:rPr>
  </w:style>
  <w:style w:type="character" w:customStyle="1" w:styleId="pl-c">
    <w:name w:val="pl-c"/>
    <w:basedOn w:val="DefaultParagraphFont"/>
    <w:rsid w:val="00701974"/>
  </w:style>
  <w:style w:type="character" w:customStyle="1" w:styleId="pl-k">
    <w:name w:val="pl-k"/>
    <w:basedOn w:val="DefaultParagraphFont"/>
    <w:rsid w:val="00701974"/>
  </w:style>
  <w:style w:type="character" w:customStyle="1" w:styleId="pl-v">
    <w:name w:val="pl-v"/>
    <w:basedOn w:val="DefaultParagraphFont"/>
    <w:rsid w:val="00701974"/>
  </w:style>
  <w:style w:type="character" w:customStyle="1" w:styleId="pl-c1">
    <w:name w:val="pl-c1"/>
    <w:basedOn w:val="DefaultParagraphFont"/>
    <w:rsid w:val="00701974"/>
  </w:style>
  <w:style w:type="character" w:customStyle="1" w:styleId="pl-en">
    <w:name w:val="pl-en"/>
    <w:basedOn w:val="DefaultParagraphFont"/>
    <w:rsid w:val="00701974"/>
  </w:style>
  <w:style w:type="character" w:customStyle="1" w:styleId="pl-kos">
    <w:name w:val="pl-kos"/>
    <w:basedOn w:val="DefaultParagraphFont"/>
    <w:rsid w:val="00701974"/>
  </w:style>
  <w:style w:type="character" w:customStyle="1" w:styleId="pl-s">
    <w:name w:val="pl-s"/>
    <w:basedOn w:val="DefaultParagraphFont"/>
    <w:rsid w:val="00701974"/>
  </w:style>
  <w:style w:type="character" w:customStyle="1" w:styleId="pl-smi">
    <w:name w:val="pl-smi"/>
    <w:basedOn w:val="DefaultParagraphFont"/>
    <w:rsid w:val="00701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65459">
      <w:bodyDiv w:val="1"/>
      <w:marLeft w:val="0"/>
      <w:marRight w:val="0"/>
      <w:marTop w:val="0"/>
      <w:marBottom w:val="0"/>
      <w:divBdr>
        <w:top w:val="none" w:sz="0" w:space="0" w:color="auto"/>
        <w:left w:val="none" w:sz="0" w:space="0" w:color="auto"/>
        <w:bottom w:val="none" w:sz="0" w:space="0" w:color="auto"/>
        <w:right w:val="none" w:sz="0" w:space="0" w:color="auto"/>
      </w:divBdr>
      <w:divsChild>
        <w:div w:id="642269807">
          <w:marLeft w:val="0"/>
          <w:marRight w:val="0"/>
          <w:marTop w:val="0"/>
          <w:marBottom w:val="0"/>
          <w:divBdr>
            <w:top w:val="none" w:sz="0" w:space="0" w:color="auto"/>
            <w:left w:val="none" w:sz="0" w:space="0" w:color="auto"/>
            <w:bottom w:val="none" w:sz="0" w:space="0" w:color="auto"/>
            <w:right w:val="none" w:sz="0" w:space="0" w:color="auto"/>
          </w:divBdr>
        </w:div>
        <w:div w:id="1103691999">
          <w:marLeft w:val="0"/>
          <w:marRight w:val="0"/>
          <w:marTop w:val="0"/>
          <w:marBottom w:val="0"/>
          <w:divBdr>
            <w:top w:val="none" w:sz="0" w:space="0" w:color="auto"/>
            <w:left w:val="none" w:sz="0" w:space="0" w:color="auto"/>
            <w:bottom w:val="none" w:sz="0" w:space="0" w:color="auto"/>
            <w:right w:val="none" w:sz="0" w:space="0" w:color="auto"/>
          </w:divBdr>
        </w:div>
      </w:divsChild>
    </w:div>
    <w:div w:id="378634043">
      <w:bodyDiv w:val="1"/>
      <w:marLeft w:val="0"/>
      <w:marRight w:val="0"/>
      <w:marTop w:val="0"/>
      <w:marBottom w:val="0"/>
      <w:divBdr>
        <w:top w:val="none" w:sz="0" w:space="0" w:color="auto"/>
        <w:left w:val="none" w:sz="0" w:space="0" w:color="auto"/>
        <w:bottom w:val="none" w:sz="0" w:space="0" w:color="auto"/>
        <w:right w:val="none" w:sz="0" w:space="0" w:color="auto"/>
      </w:divBdr>
      <w:divsChild>
        <w:div w:id="1432697157">
          <w:marLeft w:val="0"/>
          <w:marRight w:val="0"/>
          <w:marTop w:val="0"/>
          <w:marBottom w:val="0"/>
          <w:divBdr>
            <w:top w:val="none" w:sz="0" w:space="0" w:color="auto"/>
            <w:left w:val="none" w:sz="0" w:space="0" w:color="auto"/>
            <w:bottom w:val="none" w:sz="0" w:space="0" w:color="auto"/>
            <w:right w:val="none" w:sz="0" w:space="0" w:color="auto"/>
          </w:divBdr>
        </w:div>
        <w:div w:id="704984261">
          <w:marLeft w:val="0"/>
          <w:marRight w:val="0"/>
          <w:marTop w:val="0"/>
          <w:marBottom w:val="0"/>
          <w:divBdr>
            <w:top w:val="none" w:sz="0" w:space="0" w:color="auto"/>
            <w:left w:val="none" w:sz="0" w:space="0" w:color="auto"/>
            <w:bottom w:val="none" w:sz="0" w:space="0" w:color="auto"/>
            <w:right w:val="none" w:sz="0" w:space="0" w:color="auto"/>
          </w:divBdr>
        </w:div>
        <w:div w:id="1168518921">
          <w:marLeft w:val="0"/>
          <w:marRight w:val="0"/>
          <w:marTop w:val="0"/>
          <w:marBottom w:val="0"/>
          <w:divBdr>
            <w:top w:val="none" w:sz="0" w:space="0" w:color="auto"/>
            <w:left w:val="none" w:sz="0" w:space="0" w:color="auto"/>
            <w:bottom w:val="none" w:sz="0" w:space="0" w:color="auto"/>
            <w:right w:val="none" w:sz="0" w:space="0" w:color="auto"/>
          </w:divBdr>
          <w:divsChild>
            <w:div w:id="2144541316">
              <w:marLeft w:val="0"/>
              <w:marRight w:val="0"/>
              <w:marTop w:val="0"/>
              <w:marBottom w:val="0"/>
              <w:divBdr>
                <w:top w:val="none" w:sz="0" w:space="0" w:color="auto"/>
                <w:left w:val="none" w:sz="0" w:space="0" w:color="auto"/>
                <w:bottom w:val="none" w:sz="0" w:space="0" w:color="auto"/>
                <w:right w:val="none" w:sz="0" w:space="0" w:color="auto"/>
              </w:divBdr>
              <w:divsChild>
                <w:div w:id="39147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968296">
          <w:marLeft w:val="0"/>
          <w:marRight w:val="0"/>
          <w:marTop w:val="0"/>
          <w:marBottom w:val="0"/>
          <w:divBdr>
            <w:top w:val="none" w:sz="0" w:space="0" w:color="auto"/>
            <w:left w:val="none" w:sz="0" w:space="0" w:color="auto"/>
            <w:bottom w:val="none" w:sz="0" w:space="0" w:color="auto"/>
            <w:right w:val="none" w:sz="0" w:space="0" w:color="auto"/>
          </w:divBdr>
        </w:div>
        <w:div w:id="2078819353">
          <w:marLeft w:val="0"/>
          <w:marRight w:val="0"/>
          <w:marTop w:val="0"/>
          <w:marBottom w:val="0"/>
          <w:divBdr>
            <w:top w:val="none" w:sz="0" w:space="0" w:color="auto"/>
            <w:left w:val="none" w:sz="0" w:space="0" w:color="auto"/>
            <w:bottom w:val="none" w:sz="0" w:space="0" w:color="auto"/>
            <w:right w:val="none" w:sz="0" w:space="0" w:color="auto"/>
          </w:divBdr>
        </w:div>
      </w:divsChild>
    </w:div>
    <w:div w:id="491524483">
      <w:bodyDiv w:val="1"/>
      <w:marLeft w:val="0"/>
      <w:marRight w:val="0"/>
      <w:marTop w:val="0"/>
      <w:marBottom w:val="0"/>
      <w:divBdr>
        <w:top w:val="none" w:sz="0" w:space="0" w:color="auto"/>
        <w:left w:val="none" w:sz="0" w:space="0" w:color="auto"/>
        <w:bottom w:val="none" w:sz="0" w:space="0" w:color="auto"/>
        <w:right w:val="none" w:sz="0" w:space="0" w:color="auto"/>
      </w:divBdr>
      <w:divsChild>
        <w:div w:id="335884841">
          <w:marLeft w:val="0"/>
          <w:marRight w:val="0"/>
          <w:marTop w:val="0"/>
          <w:marBottom w:val="0"/>
          <w:divBdr>
            <w:top w:val="none" w:sz="0" w:space="0" w:color="auto"/>
            <w:left w:val="none" w:sz="0" w:space="0" w:color="auto"/>
            <w:bottom w:val="none" w:sz="0" w:space="0" w:color="auto"/>
            <w:right w:val="none" w:sz="0" w:space="0" w:color="auto"/>
          </w:divBdr>
        </w:div>
        <w:div w:id="1568030066">
          <w:marLeft w:val="0"/>
          <w:marRight w:val="0"/>
          <w:marTop w:val="0"/>
          <w:marBottom w:val="0"/>
          <w:divBdr>
            <w:top w:val="none" w:sz="0" w:space="0" w:color="auto"/>
            <w:left w:val="none" w:sz="0" w:space="0" w:color="auto"/>
            <w:bottom w:val="none" w:sz="0" w:space="0" w:color="auto"/>
            <w:right w:val="none" w:sz="0" w:space="0" w:color="auto"/>
          </w:divBdr>
        </w:div>
        <w:div w:id="1090080856">
          <w:marLeft w:val="0"/>
          <w:marRight w:val="0"/>
          <w:marTop w:val="0"/>
          <w:marBottom w:val="0"/>
          <w:divBdr>
            <w:top w:val="none" w:sz="0" w:space="0" w:color="auto"/>
            <w:left w:val="none" w:sz="0" w:space="0" w:color="auto"/>
            <w:bottom w:val="none" w:sz="0" w:space="0" w:color="auto"/>
            <w:right w:val="none" w:sz="0" w:space="0" w:color="auto"/>
          </w:divBdr>
          <w:divsChild>
            <w:div w:id="125398185">
              <w:marLeft w:val="0"/>
              <w:marRight w:val="0"/>
              <w:marTop w:val="0"/>
              <w:marBottom w:val="0"/>
              <w:divBdr>
                <w:top w:val="none" w:sz="0" w:space="0" w:color="auto"/>
                <w:left w:val="none" w:sz="0" w:space="0" w:color="auto"/>
                <w:bottom w:val="none" w:sz="0" w:space="0" w:color="auto"/>
                <w:right w:val="none" w:sz="0" w:space="0" w:color="auto"/>
              </w:divBdr>
              <w:divsChild>
                <w:div w:id="63229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03722">
          <w:marLeft w:val="0"/>
          <w:marRight w:val="0"/>
          <w:marTop w:val="0"/>
          <w:marBottom w:val="0"/>
          <w:divBdr>
            <w:top w:val="none" w:sz="0" w:space="0" w:color="auto"/>
            <w:left w:val="none" w:sz="0" w:space="0" w:color="auto"/>
            <w:bottom w:val="none" w:sz="0" w:space="0" w:color="auto"/>
            <w:right w:val="none" w:sz="0" w:space="0" w:color="auto"/>
          </w:divBdr>
        </w:div>
      </w:divsChild>
    </w:div>
    <w:div w:id="1314918821">
      <w:bodyDiv w:val="1"/>
      <w:marLeft w:val="0"/>
      <w:marRight w:val="0"/>
      <w:marTop w:val="0"/>
      <w:marBottom w:val="0"/>
      <w:divBdr>
        <w:top w:val="none" w:sz="0" w:space="0" w:color="auto"/>
        <w:left w:val="none" w:sz="0" w:space="0" w:color="auto"/>
        <w:bottom w:val="none" w:sz="0" w:space="0" w:color="auto"/>
        <w:right w:val="none" w:sz="0" w:space="0" w:color="auto"/>
      </w:divBdr>
      <w:divsChild>
        <w:div w:id="817382141">
          <w:marLeft w:val="0"/>
          <w:marRight w:val="0"/>
          <w:marTop w:val="0"/>
          <w:marBottom w:val="0"/>
          <w:divBdr>
            <w:top w:val="none" w:sz="0" w:space="0" w:color="auto"/>
            <w:left w:val="none" w:sz="0" w:space="0" w:color="auto"/>
            <w:bottom w:val="none" w:sz="0" w:space="0" w:color="auto"/>
            <w:right w:val="none" w:sz="0" w:space="0" w:color="auto"/>
          </w:divBdr>
        </w:div>
        <w:div w:id="1905020823">
          <w:marLeft w:val="0"/>
          <w:marRight w:val="0"/>
          <w:marTop w:val="0"/>
          <w:marBottom w:val="0"/>
          <w:divBdr>
            <w:top w:val="none" w:sz="0" w:space="0" w:color="auto"/>
            <w:left w:val="none" w:sz="0" w:space="0" w:color="auto"/>
            <w:bottom w:val="none" w:sz="0" w:space="0" w:color="auto"/>
            <w:right w:val="none" w:sz="0" w:space="0" w:color="auto"/>
          </w:divBdr>
        </w:div>
        <w:div w:id="372467428">
          <w:marLeft w:val="0"/>
          <w:marRight w:val="0"/>
          <w:marTop w:val="0"/>
          <w:marBottom w:val="0"/>
          <w:divBdr>
            <w:top w:val="none" w:sz="0" w:space="0" w:color="auto"/>
            <w:left w:val="none" w:sz="0" w:space="0" w:color="auto"/>
            <w:bottom w:val="none" w:sz="0" w:space="0" w:color="auto"/>
            <w:right w:val="none" w:sz="0" w:space="0" w:color="auto"/>
          </w:divBdr>
          <w:divsChild>
            <w:div w:id="1381437488">
              <w:marLeft w:val="0"/>
              <w:marRight w:val="0"/>
              <w:marTop w:val="0"/>
              <w:marBottom w:val="0"/>
              <w:divBdr>
                <w:top w:val="none" w:sz="0" w:space="0" w:color="auto"/>
                <w:left w:val="none" w:sz="0" w:space="0" w:color="auto"/>
                <w:bottom w:val="none" w:sz="0" w:space="0" w:color="auto"/>
                <w:right w:val="none" w:sz="0" w:space="0" w:color="auto"/>
              </w:divBdr>
              <w:divsChild>
                <w:div w:id="74915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700533">
      <w:bodyDiv w:val="1"/>
      <w:marLeft w:val="0"/>
      <w:marRight w:val="0"/>
      <w:marTop w:val="0"/>
      <w:marBottom w:val="0"/>
      <w:divBdr>
        <w:top w:val="none" w:sz="0" w:space="0" w:color="auto"/>
        <w:left w:val="none" w:sz="0" w:space="0" w:color="auto"/>
        <w:bottom w:val="none" w:sz="0" w:space="0" w:color="auto"/>
        <w:right w:val="none" w:sz="0" w:space="0" w:color="auto"/>
      </w:divBdr>
      <w:divsChild>
        <w:div w:id="461266763">
          <w:marLeft w:val="0"/>
          <w:marRight w:val="0"/>
          <w:marTop w:val="0"/>
          <w:marBottom w:val="0"/>
          <w:divBdr>
            <w:top w:val="none" w:sz="0" w:space="0" w:color="auto"/>
            <w:left w:val="none" w:sz="0" w:space="0" w:color="auto"/>
            <w:bottom w:val="none" w:sz="0" w:space="0" w:color="auto"/>
            <w:right w:val="none" w:sz="0" w:space="0" w:color="auto"/>
          </w:divBdr>
        </w:div>
        <w:div w:id="1558475350">
          <w:marLeft w:val="0"/>
          <w:marRight w:val="0"/>
          <w:marTop w:val="0"/>
          <w:marBottom w:val="0"/>
          <w:divBdr>
            <w:top w:val="none" w:sz="0" w:space="0" w:color="auto"/>
            <w:left w:val="none" w:sz="0" w:space="0" w:color="auto"/>
            <w:bottom w:val="none" w:sz="0" w:space="0" w:color="auto"/>
            <w:right w:val="none" w:sz="0" w:space="0" w:color="auto"/>
          </w:divBdr>
        </w:div>
        <w:div w:id="20229002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eb.dev/reduce-javascript-payloads-with-code-splitting/" TargetMode="External"/><Relationship Id="rId21" Type="http://schemas.openxmlformats.org/officeDocument/2006/relationships/hyperlink" Target="https://twitter.com/hdjirdeh" TargetMode="External"/><Relationship Id="rId42" Type="http://schemas.openxmlformats.org/officeDocument/2006/relationships/image" Target="media/image5.png"/><Relationship Id="rId47" Type="http://schemas.openxmlformats.org/officeDocument/2006/relationships/hyperlink" Target="https://webpack.js.org/plugins/terser-webpack-plugin/" TargetMode="External"/><Relationship Id="rId63" Type="http://schemas.openxmlformats.org/officeDocument/2006/relationships/hyperlink" Target="https://twitter.com/hdjirdeh" TargetMode="External"/><Relationship Id="rId68" Type="http://schemas.openxmlformats.org/officeDocument/2006/relationships/hyperlink" Target="https://web.dev/remove-unused-code/" TargetMode="External"/><Relationship Id="rId84" Type="http://schemas.openxmlformats.org/officeDocument/2006/relationships/hyperlink" Target="https://cloud.githubusercontent.com/assets/302213/20628702/93f72404-b338-11e6-92d4-9a365550a701.gif" TargetMode="External"/><Relationship Id="rId16" Type="http://schemas.openxmlformats.org/officeDocument/2006/relationships/hyperlink" Target="https://web.dev/lighthouse-performance" TargetMode="External"/><Relationship Id="rId11" Type="http://schemas.openxmlformats.org/officeDocument/2006/relationships/hyperlink" Target="https://web.dev/bootup-time/?utm_source=lighthouse&amp;utm_medium=devtools" TargetMode="External"/><Relationship Id="rId32" Type="http://schemas.openxmlformats.org/officeDocument/2006/relationships/hyperlink" Target="https://web.dev/preload-critical-assets" TargetMode="External"/><Relationship Id="rId37" Type="http://schemas.openxmlformats.org/officeDocument/2006/relationships/hyperlink" Target="https://github.com/housseindjirdeh" TargetMode="External"/><Relationship Id="rId53" Type="http://schemas.openxmlformats.org/officeDocument/2006/relationships/hyperlink" Target="https://expressjs.com/" TargetMode="External"/><Relationship Id="rId58" Type="http://schemas.openxmlformats.org/officeDocument/2006/relationships/hyperlink" Target="https://web.dev/reduce-network-payloads-using-text-compression/" TargetMode="External"/><Relationship Id="rId74" Type="http://schemas.openxmlformats.org/officeDocument/2006/relationships/hyperlink" Target="https://github.com/webpack-contrib/webpack-bundle-analyzer" TargetMode="External"/><Relationship Id="rId79" Type="http://schemas.openxmlformats.org/officeDocument/2006/relationships/hyperlink" Target="https://web.dev/reduce-javascript-payloads-with-code-splitting" TargetMode="External"/><Relationship Id="rId5" Type="http://schemas.openxmlformats.org/officeDocument/2006/relationships/hyperlink" Target="https://web.dev/lighthouse-performance" TargetMode="External"/><Relationship Id="rId19" Type="http://schemas.openxmlformats.org/officeDocument/2006/relationships/image" Target="media/image2.jpeg"/><Relationship Id="rId14" Type="http://schemas.openxmlformats.org/officeDocument/2006/relationships/hyperlink" Target="https://web.dev/remove-unused-code" TargetMode="External"/><Relationship Id="rId22" Type="http://schemas.openxmlformats.org/officeDocument/2006/relationships/hyperlink" Target="https://github.com/housseindjirdeh" TargetMode="External"/><Relationship Id="rId27" Type="http://schemas.openxmlformats.org/officeDocument/2006/relationships/image" Target="media/image3.png"/><Relationship Id="rId30" Type="http://schemas.openxmlformats.org/officeDocument/2006/relationships/hyperlink" Target="https://rollupjs.org/guide/en" TargetMode="External"/><Relationship Id="rId35" Type="http://schemas.openxmlformats.org/officeDocument/2006/relationships/hyperlink" Target="https://web.dev/authors/houssein/" TargetMode="External"/><Relationship Id="rId43" Type="http://schemas.openxmlformats.org/officeDocument/2006/relationships/image" Target="media/image6.png"/><Relationship Id="rId48" Type="http://schemas.openxmlformats.org/officeDocument/2006/relationships/hyperlink" Target="https://github.com/terser-js/terser" TargetMode="External"/><Relationship Id="rId56" Type="http://schemas.openxmlformats.org/officeDocument/2006/relationships/hyperlink" Target="https://web.dev/codelab-text-compression" TargetMode="External"/><Relationship Id="rId64" Type="http://schemas.openxmlformats.org/officeDocument/2006/relationships/hyperlink" Target="https://github.com/housseindjirdeh" TargetMode="External"/><Relationship Id="rId69" Type="http://schemas.openxmlformats.org/officeDocument/2006/relationships/image" Target="media/image7.png"/><Relationship Id="rId77" Type="http://schemas.openxmlformats.org/officeDocument/2006/relationships/image" Target="media/image10.png"/><Relationship Id="rId8" Type="http://schemas.openxmlformats.org/officeDocument/2006/relationships/hyperlink" Target="https://developers.google.com/web/tools/lighthouse/" TargetMode="External"/><Relationship Id="rId51" Type="http://schemas.openxmlformats.org/officeDocument/2006/relationships/hyperlink" Target="https://opensource.googleblog.com/2015/09/introducing-brotli-new-compression.html" TargetMode="External"/><Relationship Id="rId72" Type="http://schemas.openxmlformats.org/officeDocument/2006/relationships/image" Target="media/image9.png"/><Relationship Id="rId80" Type="http://schemas.openxmlformats.org/officeDocument/2006/relationships/hyperlink" Target="https://github.com/GoogleChromeLabs/webpack-libs-optimizations" TargetMode="External"/><Relationship Id="rId85" Type="http://schemas.openxmlformats.org/officeDocument/2006/relationships/image" Target="media/image11.gif"/><Relationship Id="rId3" Type="http://schemas.openxmlformats.org/officeDocument/2006/relationships/settings" Target="settings.xml"/><Relationship Id="rId12" Type="http://schemas.openxmlformats.org/officeDocument/2006/relationships/hyperlink" Target="https://web.dev/reduce-javascript-payloads-with-code-splitting" TargetMode="External"/><Relationship Id="rId17" Type="http://schemas.openxmlformats.org/officeDocument/2006/relationships/hyperlink" Target="https://web.dev/fast" TargetMode="External"/><Relationship Id="rId25" Type="http://schemas.openxmlformats.org/officeDocument/2006/relationships/hyperlink" Target="https://www.thinkwithgoogle.com/intl/en-154/insights-inspiration/research-data/need-mobile-speed-how-mobile-latency-impacts-publisher-revenue/" TargetMode="External"/><Relationship Id="rId33" Type="http://schemas.openxmlformats.org/officeDocument/2006/relationships/hyperlink" Target="https://webpack.js.org/plugins/split-chunks-plugin/" TargetMode="External"/><Relationship Id="rId38" Type="http://schemas.openxmlformats.org/officeDocument/2006/relationships/hyperlink" Target="https://glitch.com/@housseindjirdeh" TargetMode="External"/><Relationship Id="rId46" Type="http://schemas.openxmlformats.org/officeDocument/2006/relationships/hyperlink" Target="https://webpack.js.org/" TargetMode="External"/><Relationship Id="rId59" Type="http://schemas.openxmlformats.org/officeDocument/2006/relationships/hyperlink" Target="https://github.com/mynameiswhm/brotli-webpack-plugin" TargetMode="External"/><Relationship Id="rId67" Type="http://schemas.openxmlformats.org/officeDocument/2006/relationships/hyperlink" Target="https://docs.npmjs.com/getting-started/what-is-npm" TargetMode="External"/><Relationship Id="rId20" Type="http://schemas.openxmlformats.org/officeDocument/2006/relationships/hyperlink" Target="https://web.dev/authors/houssein/" TargetMode="External"/><Relationship Id="rId41" Type="http://schemas.openxmlformats.org/officeDocument/2006/relationships/image" Target="media/image4.png"/><Relationship Id="rId54" Type="http://schemas.openxmlformats.org/officeDocument/2006/relationships/hyperlink" Target="https://github.com/expressjs/compression" TargetMode="External"/><Relationship Id="rId62" Type="http://schemas.openxmlformats.org/officeDocument/2006/relationships/hyperlink" Target="https://web.dev/authors/houssein/" TargetMode="External"/><Relationship Id="rId70" Type="http://schemas.openxmlformats.org/officeDocument/2006/relationships/hyperlink" Target="https://developer.chrome.com/docs/devtools/coverage/" TargetMode="External"/><Relationship Id="rId75" Type="http://schemas.openxmlformats.org/officeDocument/2006/relationships/hyperlink" Target="https://parceljs.org/" TargetMode="External"/><Relationship Id="rId83" Type="http://schemas.openxmlformats.org/officeDocument/2006/relationships/hyperlink" Target="https://github.com/webpack/webpack" TargetMode="External"/><Relationship Id="rId1" Type="http://schemas.openxmlformats.org/officeDocument/2006/relationships/numbering" Target="numbering.xml"/><Relationship Id="rId6" Type="http://schemas.openxmlformats.org/officeDocument/2006/relationships/hyperlink" Target="https://web.dev/interactive" TargetMode="External"/><Relationship Id="rId15" Type="http://schemas.openxmlformats.org/officeDocument/2006/relationships/hyperlink" Target="https://web.dev/apply-instant-loading-with-prpl" TargetMode="External"/><Relationship Id="rId23" Type="http://schemas.openxmlformats.org/officeDocument/2006/relationships/hyperlink" Target="https://glitch.com/@housseindjirdeh" TargetMode="External"/><Relationship Id="rId28" Type="http://schemas.openxmlformats.org/officeDocument/2006/relationships/hyperlink" Target="https://webpack.js.org/guides/code-splitting/" TargetMode="External"/><Relationship Id="rId36" Type="http://schemas.openxmlformats.org/officeDocument/2006/relationships/hyperlink" Target="https://twitter.com/hdjirdeh" TargetMode="External"/><Relationship Id="rId49" Type="http://schemas.openxmlformats.org/officeDocument/2006/relationships/hyperlink" Target="https://web.dev/reduce-network-payloads-using-text-compression/" TargetMode="External"/><Relationship Id="rId57" Type="http://schemas.openxmlformats.org/officeDocument/2006/relationships/hyperlink" Target="https://web.dev/codelab-text-compression-brotli" TargetMode="External"/><Relationship Id="rId10" Type="http://schemas.openxmlformats.org/officeDocument/2006/relationships/hyperlink" Target="https://web.dev/performance-scoring" TargetMode="External"/><Relationship Id="rId31" Type="http://schemas.openxmlformats.org/officeDocument/2006/relationships/hyperlink" Target="https://developers.google.com/web/updates/2017/11/dynamic-import" TargetMode="External"/><Relationship Id="rId44" Type="http://schemas.openxmlformats.org/officeDocument/2006/relationships/hyperlink" Target="https://web.dev/reduce-network-payloads-using-text-compression/" TargetMode="External"/><Relationship Id="rId52" Type="http://schemas.openxmlformats.org/officeDocument/2006/relationships/hyperlink" Target="https://web.dev/reduce-network-payloads-using-text-compression/" TargetMode="External"/><Relationship Id="rId60" Type="http://schemas.openxmlformats.org/officeDocument/2006/relationships/hyperlink" Target="https://github.com/webpack-contrib/compression-webpack-plugin" TargetMode="External"/><Relationship Id="rId65" Type="http://schemas.openxmlformats.org/officeDocument/2006/relationships/hyperlink" Target="https://glitch.com/@housseindjirdeh" TargetMode="External"/><Relationship Id="rId73" Type="http://schemas.openxmlformats.org/officeDocument/2006/relationships/hyperlink" Target="https://webpack.js.org/" TargetMode="External"/><Relationship Id="rId78" Type="http://schemas.openxmlformats.org/officeDocument/2006/relationships/hyperlink" Target="https://web.dev/remove-unused-code/" TargetMode="External"/><Relationship Id="rId81" Type="http://schemas.openxmlformats.org/officeDocument/2006/relationships/hyperlink" Target="https://web.dev/codelab-remove-unused-code" TargetMode="Externa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web.dev/reduce-network-payloads-using-text-compression" TargetMode="External"/><Relationship Id="rId18" Type="http://schemas.openxmlformats.org/officeDocument/2006/relationships/hyperlink" Target="https://web.dev/authors/houssein/" TargetMode="External"/><Relationship Id="rId39" Type="http://schemas.openxmlformats.org/officeDocument/2006/relationships/hyperlink" Target="https://houssein.me/" TargetMode="External"/><Relationship Id="rId34" Type="http://schemas.openxmlformats.org/officeDocument/2006/relationships/hyperlink" Target="https://web.dev/fast" TargetMode="External"/><Relationship Id="rId50" Type="http://schemas.openxmlformats.org/officeDocument/2006/relationships/hyperlink" Target="https://www.youtube.com/watch?v=whGwm0Lky2s&amp;feature=youtu.be&amp;t=14m11s" TargetMode="External"/><Relationship Id="rId55" Type="http://schemas.openxmlformats.org/officeDocument/2006/relationships/hyperlink" Target="https://github.com/aickin/shrink-ray" TargetMode="External"/><Relationship Id="rId76" Type="http://schemas.openxmlformats.org/officeDocument/2006/relationships/hyperlink" Target="https://rollupjs.org/guide/en" TargetMode="External"/><Relationship Id="rId7" Type="http://schemas.openxmlformats.org/officeDocument/2006/relationships/hyperlink" Target="https://web.dev/bootup-time/?utm_source=lighthouse&amp;utm_medium=devtools" TargetMode="External"/><Relationship Id="rId71" Type="http://schemas.openxmlformats.org/officeDocument/2006/relationships/image" Target="media/image8.png"/><Relationship Id="rId2" Type="http://schemas.openxmlformats.org/officeDocument/2006/relationships/styles" Target="styles.xml"/><Relationship Id="rId29" Type="http://schemas.openxmlformats.org/officeDocument/2006/relationships/hyperlink" Target="https://parceljs.org/code_splitting.html" TargetMode="External"/><Relationship Id="rId24" Type="http://schemas.openxmlformats.org/officeDocument/2006/relationships/hyperlink" Target="https://houssein.me/" TargetMode="External"/><Relationship Id="rId40" Type="http://schemas.openxmlformats.org/officeDocument/2006/relationships/hyperlink" Target="https://web.dev/reduce-network-payloads-using-text-compression/" TargetMode="External"/><Relationship Id="rId45" Type="http://schemas.openxmlformats.org/officeDocument/2006/relationships/hyperlink" Target="https://github.com/terser-js/terser" TargetMode="External"/><Relationship Id="rId66" Type="http://schemas.openxmlformats.org/officeDocument/2006/relationships/hyperlink" Target="https://houssein.me/" TargetMode="External"/><Relationship Id="rId87" Type="http://schemas.openxmlformats.org/officeDocument/2006/relationships/theme" Target="theme/theme1.xml"/><Relationship Id="rId61" Type="http://schemas.openxmlformats.org/officeDocument/2006/relationships/hyperlink" Target="https://web.dev/fast" TargetMode="External"/><Relationship Id="rId82" Type="http://schemas.openxmlformats.org/officeDocument/2006/relationships/hyperlink" Target="https://web.dev/remove-unused-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14</Pages>
  <Words>2547</Words>
  <Characters>14522</Characters>
  <Application>Microsoft Office Word</Application>
  <DocSecurity>0</DocSecurity>
  <Lines>121</Lines>
  <Paragraphs>34</Paragraphs>
  <ScaleCrop>false</ScaleCrop>
  <Company/>
  <LinksUpToDate>false</LinksUpToDate>
  <CharactersWithSpaces>17035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Fatihi</dc:creator>
  <cp:keywords/>
  <dc:description/>
  <cp:lastModifiedBy>Fatihi</cp:lastModifiedBy>
  <cp:revision>5</cp:revision>
  <dcterms:created xsi:type="dcterms:W3CDTF">2021-12-27T17:01:00Z</dcterms:created>
  <dcterms:modified xsi:type="dcterms:W3CDTF">2021-12-27T17:15:00Z</dcterms:modified>
</cp:coreProperties>
</file>